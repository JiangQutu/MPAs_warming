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26BC7E6"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954B70">
        <w:rPr>
          <w:rFonts w:ascii="Arial" w:hAnsi="Arial" w:cs="Arial"/>
          <w:sz w:val="20"/>
          <w:szCs w:val="20"/>
        </w:rPr>
        <w:t xml:space="preserve">Elizabeth P. </w:t>
      </w:r>
      <w:r w:rsidR="00474423">
        <w:rPr>
          <w:rFonts w:ascii="Arial" w:hAnsi="Arial" w:cs="Arial"/>
          <w:sz w:val="20"/>
          <w:szCs w:val="20"/>
        </w:rPr>
        <w:t>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Default="00295E7D" w:rsidP="0065597A">
      <w:pPr>
        <w:widowControl w:val="0"/>
        <w:suppressLineNumbers/>
        <w:autoSpaceDE w:val="0"/>
        <w:autoSpaceDN w:val="0"/>
        <w:adjustRightInd w:val="0"/>
        <w:spacing w:after="240"/>
        <w:rPr>
          <w:ins w:id="0" w:author="Richard Aronson" w:date="2017-07-24T09:40:00Z"/>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18D98A47" w14:textId="37A63208" w:rsidR="00343171" w:rsidRPr="00343171" w:rsidRDefault="00343171" w:rsidP="0065597A">
      <w:pPr>
        <w:widowControl w:val="0"/>
        <w:suppressLineNumbers/>
        <w:autoSpaceDE w:val="0"/>
        <w:autoSpaceDN w:val="0"/>
        <w:adjustRightInd w:val="0"/>
        <w:spacing w:after="240"/>
        <w:rPr>
          <w:rFonts w:ascii="Arial" w:hAnsi="Arial" w:cs="Arial"/>
          <w:sz w:val="20"/>
          <w:szCs w:val="20"/>
        </w:rPr>
      </w:pPr>
      <w:ins w:id="1" w:author="Richard Aronson" w:date="2017-07-24T09:40:00Z">
        <w:r>
          <w:rPr>
            <w:rFonts w:ascii="Arial" w:hAnsi="Arial" w:cs="Arial"/>
            <w:sz w:val="20"/>
            <w:szCs w:val="20"/>
            <w:vertAlign w:val="superscript"/>
          </w:rPr>
          <w:t>3</w:t>
        </w:r>
      </w:ins>
      <w:ins w:id="2" w:author="Richard Aronson" w:date="2017-07-24T09:41:00Z">
        <w:r>
          <w:rPr>
            <w:rFonts w:ascii="Arial" w:hAnsi="Arial" w:cs="Arial"/>
            <w:sz w:val="20"/>
            <w:szCs w:val="20"/>
          </w:rPr>
          <w:t>Department of Biological Sciences, Florida Institute of Technology, 150 West University Boulevard, Melbourne, FL, USA 32901</w:t>
        </w:r>
      </w:ins>
    </w:p>
    <w:p w14:paraId="778781D5" w14:textId="51587874" w:rsidR="0091290B" w:rsidRPr="00AB16B3" w:rsidRDefault="00474423" w:rsidP="00AB16B3">
      <w:pPr>
        <w:rPr>
          <w:rFonts w:ascii="Arial" w:eastAsia="Times New Roman" w:hAnsi="Arial" w:cs="Arial"/>
          <w:color w:val="000000"/>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Mari</w:t>
      </w:r>
      <w:r w:rsidR="00954B70">
        <w:rPr>
          <w:rFonts w:ascii="Arial" w:hAnsi="Arial" w:cs="Arial"/>
          <w:sz w:val="20"/>
          <w:szCs w:val="20"/>
        </w:rPr>
        <w:t>n</w:t>
      </w:r>
      <w:r>
        <w:rPr>
          <w:rFonts w:ascii="Arial" w:hAnsi="Arial" w:cs="Arial"/>
          <w:sz w:val="20"/>
          <w:szCs w:val="20"/>
        </w:rPr>
        <w:t xml:space="preserve">e Conservation </w:t>
      </w:r>
      <w:r w:rsidRPr="00AB16B3">
        <w:rPr>
          <w:rFonts w:ascii="Arial" w:hAnsi="Arial" w:cs="Arial"/>
          <w:sz w:val="20"/>
          <w:szCs w:val="20"/>
        </w:rPr>
        <w:t xml:space="preserve">Institute, </w:t>
      </w:r>
      <w:r w:rsidR="00AB16B3" w:rsidRPr="00AB16B3">
        <w:rPr>
          <w:rFonts w:ascii="Arial" w:eastAsia="Times New Roman" w:hAnsi="Arial" w:cs="Arial"/>
          <w:color w:val="000000"/>
          <w:sz w:val="20"/>
          <w:szCs w:val="20"/>
        </w:rPr>
        <w:t>Seattle, WA, USA 98103</w:t>
      </w:r>
    </w:p>
    <w:p w14:paraId="71CA15DE" w14:textId="77777777" w:rsidR="00AB16B3" w:rsidRPr="00AB16B3" w:rsidRDefault="00AB16B3" w:rsidP="00AB16B3">
      <w:pPr>
        <w:rPr>
          <w:rFonts w:ascii="Arial" w:hAnsi="Arial" w:cs="Arial"/>
          <w:sz w:val="20"/>
          <w:szCs w:val="20"/>
        </w:rPr>
      </w:pP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Cooperative Institute for Marine and Atmospheric Studies, Rosenstiel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1F6994D3" w:rsidR="00320209" w:rsidRDefault="00781A7A" w:rsidP="004C58CA">
      <w:pPr>
        <w:spacing w:line="480" w:lineRule="auto"/>
        <w:rPr>
          <w:rFonts w:ascii="Arial" w:hAnsi="Arial" w:cs="Arial"/>
          <w:b/>
          <w:sz w:val="20"/>
          <w:szCs w:val="20"/>
        </w:rPr>
      </w:pPr>
      <w:commentRangeStart w:id="3"/>
      <w:r w:rsidRPr="001F324E">
        <w:rPr>
          <w:rFonts w:ascii="Arial" w:hAnsi="Arial" w:cs="Arial"/>
          <w:b/>
          <w:color w:val="1A1A1A"/>
          <w:sz w:val="20"/>
          <w:szCs w:val="20"/>
        </w:rPr>
        <w:t>Marine</w:t>
      </w:r>
      <w:commentRangeEnd w:id="3"/>
      <w:r w:rsidR="006B64C9">
        <w:rPr>
          <w:rStyle w:val="CommentReference"/>
          <w:rFonts w:asciiTheme="minorHAnsi" w:hAnsiTheme="minorHAnsi" w:cstheme="minorBidi"/>
        </w:rPr>
        <w:commentReference w:id="3"/>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196611">
        <w:rPr>
          <w:rFonts w:ascii="Arial" w:hAnsi="Arial" w:cs="Arial"/>
          <w:b/>
          <w:color w:val="1A1A1A"/>
          <w:sz w:val="20"/>
          <w:szCs w:val="20"/>
        </w:rPr>
        <w:t>a ‘business-as-usual’ emissions scenario (</w:t>
      </w:r>
      <w:r w:rsidR="001F0712">
        <w:rPr>
          <w:rFonts w:ascii="Arial" w:hAnsi="Arial" w:cs="Arial"/>
          <w:b/>
          <w:color w:val="1A1A1A"/>
          <w:sz w:val="20"/>
          <w:szCs w:val="20"/>
        </w:rPr>
        <w:t>RCP8.</w:t>
      </w:r>
      <w:del w:id="4" w:author="Richard Aronson" w:date="2017-07-24T09:43:00Z">
        <w:r w:rsidR="001F0712" w:rsidDel="003C1491">
          <w:rPr>
            <w:rFonts w:ascii="Arial" w:hAnsi="Arial" w:cs="Arial"/>
            <w:b/>
            <w:color w:val="1A1A1A"/>
            <w:sz w:val="20"/>
            <w:szCs w:val="20"/>
          </w:rPr>
          <w:delText>5</w:delText>
        </w:r>
        <w:r w:rsidR="00677B7D" w:rsidRPr="00FA419F" w:rsidDel="003C1491">
          <w:rPr>
            <w:rFonts w:ascii="Arial" w:hAnsi="Arial" w:cs="Arial"/>
            <w:sz w:val="20"/>
            <w:szCs w:val="20"/>
          </w:rPr>
          <w:fldChar w:fldCharType="begin" w:fldLock="1"/>
        </w:r>
        <w:r w:rsidR="00C13F31" w:rsidDel="003C1491">
          <w:rPr>
            <w:rFonts w:ascii="Arial" w:hAnsi="Arial" w:cs="Arial"/>
            <w:sz w:val="20"/>
            <w:szCs w:val="20"/>
          </w:rPr>
          <w:del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delInstrText>
        </w:r>
        <w:r w:rsidR="00677B7D" w:rsidRPr="00FA419F" w:rsidDel="003C1491">
          <w:rPr>
            <w:rFonts w:ascii="Arial" w:hAnsi="Arial" w:cs="Arial"/>
            <w:sz w:val="20"/>
            <w:szCs w:val="20"/>
          </w:rPr>
          <w:fldChar w:fldCharType="separate"/>
        </w:r>
        <w:r w:rsidR="00C13F31" w:rsidRPr="00C13F31" w:rsidDel="003C1491">
          <w:rPr>
            <w:rFonts w:ascii="Arial" w:eastAsia="Times New Roman" w:hAnsi="Arial" w:cs="Arial"/>
            <w:noProof/>
            <w:sz w:val="20"/>
            <w:vertAlign w:val="superscript"/>
          </w:rPr>
          <w:delText>2</w:delText>
        </w:r>
        <w:r w:rsidR="00677B7D" w:rsidRPr="00FA419F" w:rsidDel="003C1491">
          <w:rPr>
            <w:rFonts w:ascii="Arial" w:hAnsi="Arial" w:cs="Arial"/>
            <w:sz w:val="20"/>
            <w:szCs w:val="20"/>
          </w:rPr>
          <w:fldChar w:fldCharType="end"/>
        </w:r>
      </w:del>
      <w:ins w:id="5" w:author="Richard Aronson" w:date="2017-07-24T09:43:00Z">
        <w:r w:rsidR="003C1491">
          <w:rPr>
            <w:rFonts w:ascii="Arial" w:hAnsi="Arial" w:cs="Arial"/>
            <w:b/>
            <w:color w:val="1A1A1A"/>
            <w:sz w:val="20"/>
            <w:szCs w:val="20"/>
          </w:rPr>
          <w:t>5</w:t>
        </w:r>
        <w:r w:rsidR="003C1491">
          <w:rPr>
            <w:rFonts w:ascii="Arial" w:hAnsi="Arial" w:cs="Arial"/>
            <w:sz w:val="20"/>
            <w:szCs w:val="20"/>
          </w:rPr>
          <w:t>; ref. 2</w:t>
        </w:r>
      </w:ins>
      <w:r w:rsidR="00196611">
        <w:rPr>
          <w:rFonts w:ascii="Arial" w:hAnsi="Arial" w:cs="Arial"/>
          <w:b/>
          <w:color w:val="1A1A1A"/>
          <w:sz w:val="20"/>
          <w:szCs w:val="20"/>
        </w:rPr>
        <w:t>)</w:t>
      </w:r>
      <w:r w:rsidR="005307BC">
        <w:rPr>
          <w:rFonts w:ascii="Arial" w:hAnsi="Arial" w:cs="Arial"/>
          <w:b/>
          <w:color w:val="1A1A1A"/>
          <w:sz w:val="20"/>
          <w:szCs w:val="20"/>
        </w:rPr>
        <w:t xml:space="preserve">,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commentRangeStart w:id="6"/>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w:t>
      </w:r>
      <w:commentRangeEnd w:id="6"/>
      <w:r w:rsidR="001F0712">
        <w:rPr>
          <w:rStyle w:val="CommentReference"/>
          <w:rFonts w:asciiTheme="minorHAnsi" w:hAnsiTheme="minorHAnsi" w:cstheme="minorBidi"/>
        </w:rPr>
        <w:commentReference w:id="6"/>
      </w:r>
      <w:r w:rsidR="00601BBC">
        <w:rPr>
          <w:rFonts w:ascii="Arial" w:hAnsi="Arial" w:cs="Arial"/>
          <w:b/>
          <w:color w:val="1A1A1A"/>
          <w:sz w:val="20"/>
          <w:szCs w:val="20"/>
        </w:rPr>
        <w:t xml:space="preserve">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w:t>
      </w:r>
      <w:r w:rsidR="00FE51C6">
        <w:rPr>
          <w:rFonts w:ascii="Arial" w:hAnsi="Arial" w:cs="Arial"/>
          <w:b/>
          <w:sz w:val="20"/>
          <w:szCs w:val="20"/>
        </w:rPr>
        <w:t>annual</w:t>
      </w:r>
      <w:r w:rsidR="001F0712" w:rsidRPr="00BA3134">
        <w:rPr>
          <w:rFonts w:ascii="Arial" w:hAnsi="Arial" w:cs="Arial"/>
          <w:b/>
          <w:sz w:val="20"/>
          <w:szCs w:val="20"/>
        </w:rPr>
        <w:t xml:space="preserve"> </w:t>
      </w:r>
      <w:r w:rsidR="003B2728" w:rsidRPr="00BA3134">
        <w:rPr>
          <w:rFonts w:ascii="Arial" w:hAnsi="Arial" w:cs="Arial"/>
          <w:b/>
          <w:sz w:val="20"/>
          <w:szCs w:val="20"/>
        </w:rPr>
        <w:t xml:space="preserve">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1F0712">
        <w:rPr>
          <w:rFonts w:ascii="Arial" w:hAnsi="Arial" w:cs="Arial"/>
          <w:b/>
          <w:sz w:val="20"/>
          <w:szCs w:val="20"/>
        </w:rPr>
        <w:t xml:space="preserve">at this </w:t>
      </w:r>
      <w:r w:rsidR="00A52C63">
        <w:rPr>
          <w:rFonts w:ascii="Arial" w:hAnsi="Arial" w:cs="Arial"/>
          <w:b/>
          <w:sz w:val="20"/>
          <w:szCs w:val="20"/>
        </w:rPr>
        <w:t>rate</w:t>
      </w:r>
      <w:del w:id="7" w:author="Richard Aronson" w:date="2017-07-24T09:43:00Z">
        <w:r w:rsidR="001F0712" w:rsidDel="003C1491">
          <w:rPr>
            <w:rFonts w:ascii="Arial" w:hAnsi="Arial" w:cs="Arial"/>
            <w:b/>
            <w:sz w:val="20"/>
            <w:szCs w:val="20"/>
          </w:rPr>
          <w:delText>,</w:delText>
        </w:r>
      </w:del>
      <w:r w:rsidR="00A52C63">
        <w:rPr>
          <w:rFonts w:ascii="Arial" w:hAnsi="Arial" w:cs="Arial"/>
          <w:b/>
          <w:sz w:val="20"/>
          <w:szCs w:val="20"/>
        </w:rPr>
        <w:t xml:space="preserve"> and</w:t>
      </w:r>
      <w:r w:rsidR="001F0712">
        <w:rPr>
          <w:rFonts w:ascii="Arial" w:hAnsi="Arial" w:cs="Arial"/>
          <w:b/>
          <w:sz w:val="20"/>
          <w:szCs w:val="20"/>
        </w:rPr>
        <w:t xml:space="preserve"> of this</w:t>
      </w:r>
      <w:r w:rsidR="00A52C63">
        <w:rPr>
          <w:rFonts w:ascii="Arial" w:hAnsi="Arial" w:cs="Arial"/>
          <w:b/>
          <w:sz w:val="20"/>
          <w:szCs w:val="20"/>
        </w:rPr>
        <w:t xml:space="preserve"> magnitude</w:t>
      </w:r>
      <w:del w:id="8" w:author="Richard Aronson" w:date="2017-07-24T09:43:00Z">
        <w:r w:rsidR="001F0712" w:rsidDel="003C1491">
          <w:rPr>
            <w:rFonts w:ascii="Arial" w:hAnsi="Arial" w:cs="Arial"/>
            <w:b/>
            <w:sz w:val="20"/>
            <w:szCs w:val="20"/>
          </w:rPr>
          <w:delText>,</w:delText>
        </w:r>
      </w:del>
      <w:r w:rsidR="00A52C63">
        <w:rPr>
          <w:rFonts w:ascii="Arial" w:hAnsi="Arial" w:cs="Arial"/>
          <w:b/>
          <w:sz w:val="20"/>
          <w:szCs w:val="20"/>
        </w:rPr>
        <w:t xml:space="preserve"> </w:t>
      </w:r>
      <w:r w:rsidR="001F0712">
        <w:rPr>
          <w:rFonts w:ascii="Arial" w:hAnsi="Arial" w:cs="Arial"/>
          <w:b/>
          <w:sz w:val="20"/>
          <w:szCs w:val="20"/>
        </w:rPr>
        <w:t xml:space="preserve">is likely to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30181B" w:rsidRPr="000F1386">
        <w:rPr>
          <w:rFonts w:ascii="Arial" w:hAnsi="Arial" w:cs="Arial"/>
          <w:sz w:val="20"/>
          <w:szCs w:val="20"/>
        </w:rPr>
        <w:fldChar w:fldCharType="begin" w:fldLock="1"/>
      </w:r>
      <w:r w:rsidR="0030181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30181B" w:rsidRPr="000F1386">
        <w:rPr>
          <w:rFonts w:ascii="Arial" w:hAnsi="Arial" w:cs="Arial"/>
          <w:sz w:val="20"/>
          <w:szCs w:val="20"/>
        </w:rPr>
        <w:fldChar w:fldCharType="separate"/>
      </w:r>
      <w:r w:rsidR="0030181B" w:rsidRPr="00DA676B">
        <w:rPr>
          <w:rFonts w:ascii="Arial" w:hAnsi="Arial" w:cs="Arial"/>
          <w:noProof/>
          <w:sz w:val="20"/>
          <w:vertAlign w:val="superscript"/>
        </w:rPr>
        <w:t>3</w:t>
      </w:r>
      <w:r w:rsidR="0030181B" w:rsidRPr="000F1386">
        <w:rPr>
          <w:rFonts w:ascii="Arial" w:hAnsi="Arial" w:cs="Arial"/>
          <w:sz w:val="20"/>
          <w:szCs w:val="20"/>
        </w:rPr>
        <w:fldChar w:fldCharType="end"/>
      </w:r>
      <w:r w:rsidR="002974F5">
        <w:rPr>
          <w:rFonts w:ascii="Arial" w:hAnsi="Arial" w:cs="Arial"/>
          <w:b/>
          <w:sz w:val="20"/>
          <w:szCs w:val="20"/>
        </w:rPr>
        <w:t xml:space="preserve">. </w:t>
      </w:r>
      <w:r w:rsidR="009845EF">
        <w:rPr>
          <w:rFonts w:ascii="Arial" w:hAnsi="Arial" w:cs="Arial"/>
          <w:b/>
          <w:sz w:val="20"/>
          <w:szCs w:val="20"/>
        </w:rPr>
        <w:t xml:space="preserve">In contrast, tropical MPAs are expected to lose species </w:t>
      </w:r>
      <w:r w:rsidR="008D5985">
        <w:rPr>
          <w:rFonts w:ascii="Arial" w:hAnsi="Arial" w:cs="Arial"/>
          <w:b/>
          <w:sz w:val="20"/>
          <w:szCs w:val="20"/>
        </w:rPr>
        <w:t>and habitats as thermal tolerances are exceeded</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8D5985" w:rsidRPr="000F1386">
        <w:rPr>
          <w:rFonts w:ascii="Arial" w:hAnsi="Arial" w:cs="Arial"/>
          <w:sz w:val="20"/>
          <w:szCs w:val="20"/>
        </w:rPr>
        <w:fldChar w:fldCharType="separate"/>
      </w:r>
      <w:r w:rsidR="008D5985" w:rsidRPr="00C13F31">
        <w:rPr>
          <w:rFonts w:ascii="Arial" w:hAnsi="Arial" w:cs="Arial"/>
          <w:noProof/>
          <w:sz w:val="20"/>
          <w:vertAlign w:val="superscript"/>
        </w:rPr>
        <w:t>4</w:t>
      </w:r>
      <w:r w:rsidR="008D5985" w:rsidRPr="000F1386">
        <w:rPr>
          <w:rFonts w:ascii="Arial" w:hAnsi="Arial" w:cs="Arial"/>
          <w:sz w:val="20"/>
          <w:szCs w:val="20"/>
        </w:rPr>
        <w:fldChar w:fldCharType="end"/>
      </w:r>
      <w:r w:rsidR="008D5985" w:rsidRPr="00A53339">
        <w:rPr>
          <w:rFonts w:ascii="Arial" w:hAnsi="Arial" w:cs="Arial"/>
          <w:sz w:val="20"/>
          <w:szCs w:val="20"/>
          <w:vertAlign w:val="superscript"/>
        </w:rPr>
        <w:t>,</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8D5985" w:rsidRPr="000F1386">
        <w:rPr>
          <w:rFonts w:ascii="Arial" w:hAnsi="Arial" w:cs="Arial"/>
          <w:sz w:val="20"/>
          <w:szCs w:val="20"/>
        </w:rPr>
        <w:fldChar w:fldCharType="separate"/>
      </w:r>
      <w:r w:rsidR="008D5985" w:rsidRPr="00DA676B">
        <w:rPr>
          <w:rFonts w:ascii="Arial" w:hAnsi="Arial" w:cs="Arial"/>
          <w:noProof/>
          <w:sz w:val="20"/>
          <w:vertAlign w:val="superscript"/>
        </w:rPr>
        <w:t>3</w:t>
      </w:r>
      <w:r w:rsidR="008D5985" w:rsidRPr="000F1386">
        <w:rPr>
          <w:rFonts w:ascii="Arial" w:hAnsi="Arial" w:cs="Arial"/>
          <w:sz w:val="20"/>
          <w:szCs w:val="20"/>
        </w:rPr>
        <w:fldChar w:fldCharType="end"/>
      </w:r>
      <w:r w:rsidR="008D5985">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w:t>
      </w:r>
      <w:r w:rsidR="001F0712">
        <w:rPr>
          <w:rFonts w:ascii="Arial" w:hAnsi="Arial" w:cs="Arial"/>
          <w:b/>
          <w:sz w:val="20"/>
          <w:szCs w:val="20"/>
        </w:rPr>
        <w:t>e</w:t>
      </w:r>
      <w:r w:rsidR="0091271E">
        <w:rPr>
          <w:rFonts w:ascii="Arial" w:hAnsi="Arial" w:cs="Arial"/>
          <w:b/>
          <w:sz w:val="20"/>
          <w:szCs w:val="20"/>
        </w:rPr>
        <w:t xml:space="preserve"> of emergence</w:t>
      </w:r>
      <w:r w:rsidR="000855A7">
        <w:rPr>
          <w:rFonts w:ascii="Arial" w:hAnsi="Arial" w:cs="Arial"/>
          <w:b/>
          <w:sz w:val="20"/>
          <w:szCs w:val="20"/>
        </w:rPr>
        <w:t>”</w:t>
      </w:r>
      <w:ins w:id="9" w:author="Richard Aronson" w:date="2017-07-24T09:44:00Z">
        <w:r w:rsidR="003C1491">
          <w:rPr>
            <w:rFonts w:ascii="Arial" w:hAnsi="Arial" w:cs="Arial"/>
            <w:b/>
            <w:sz w:val="20"/>
            <w:szCs w:val="20"/>
          </w:rPr>
          <w:t>—</w:t>
        </w:r>
      </w:ins>
      <w:del w:id="10" w:author="Richard Aronson" w:date="2017-07-24T09:44:00Z">
        <w:r w:rsidR="0091271E" w:rsidDel="003C1491">
          <w:rPr>
            <w:rFonts w:ascii="Arial" w:hAnsi="Arial" w:cs="Arial"/>
            <w:b/>
            <w:sz w:val="20"/>
            <w:szCs w:val="20"/>
          </w:rPr>
          <w:delText xml:space="preserve"> – </w:delText>
        </w:r>
      </w:del>
      <w:r w:rsidR="00941E2B">
        <w:rPr>
          <w:rFonts w:ascii="Arial" w:hAnsi="Arial" w:cs="Arial"/>
          <w:b/>
          <w:sz w:val="20"/>
          <w:szCs w:val="20"/>
        </w:rPr>
        <w:t xml:space="preserve">the year that properties of the oceans being altered by </w:t>
      </w:r>
      <w:r w:rsidR="001F0712">
        <w:rPr>
          <w:rFonts w:ascii="Arial" w:hAnsi="Arial" w:cs="Arial"/>
          <w:b/>
          <w:sz w:val="20"/>
          <w:szCs w:val="20"/>
        </w:rPr>
        <w:t>climate change</w:t>
      </w:r>
      <w:r w:rsidR="00941E2B">
        <w:rPr>
          <w:rFonts w:ascii="Arial" w:hAnsi="Arial" w:cs="Arial"/>
          <w:b/>
          <w:sz w:val="20"/>
          <w:szCs w:val="20"/>
        </w:rPr>
        <w:t xml:space="preserve"> exceed </w:t>
      </w:r>
      <w:r w:rsidR="000855A7">
        <w:rPr>
          <w:rFonts w:ascii="Arial" w:hAnsi="Arial" w:cs="Arial"/>
          <w:b/>
          <w:sz w:val="20"/>
          <w:szCs w:val="20"/>
        </w:rPr>
        <w:t xml:space="preserve">their </w:t>
      </w:r>
      <w:r w:rsidR="00941E2B">
        <w:rPr>
          <w:rFonts w:ascii="Arial" w:hAnsi="Arial" w:cs="Arial"/>
          <w:b/>
          <w:sz w:val="20"/>
          <w:szCs w:val="20"/>
        </w:rPr>
        <w:t>natural variability</w:t>
      </w:r>
      <w:ins w:id="11" w:author="Richard Aronson" w:date="2017-07-24T09:44:00Z">
        <w:r w:rsidR="003C1491">
          <w:rPr>
            <w:rFonts w:ascii="Arial" w:hAnsi="Arial" w:cs="Arial"/>
            <w:b/>
            <w:sz w:val="20"/>
            <w:szCs w:val="20"/>
          </w:rPr>
          <w:t>—</w:t>
        </w:r>
      </w:ins>
      <w:del w:id="12" w:author="Richard Aronson" w:date="2017-07-24T09:44:00Z">
        <w:r w:rsidR="0091271E" w:rsidDel="003C1491">
          <w:rPr>
            <w:rFonts w:ascii="Arial" w:hAnsi="Arial" w:cs="Arial"/>
            <w:b/>
            <w:sz w:val="20"/>
            <w:szCs w:val="20"/>
          </w:rPr>
          <w:delText xml:space="preserve"> –</w:delText>
        </w:r>
        <w:r w:rsidR="00941E2B" w:rsidDel="003C1491">
          <w:rPr>
            <w:rFonts w:ascii="Arial" w:hAnsi="Arial" w:cs="Arial"/>
            <w:b/>
            <w:sz w:val="20"/>
            <w:szCs w:val="20"/>
          </w:rPr>
          <w:delText xml:space="preserve"> </w:delText>
        </w:r>
      </w:del>
      <w:r w:rsidR="0091271E">
        <w:rPr>
          <w:rFonts w:ascii="Arial" w:hAnsi="Arial" w:cs="Arial"/>
          <w:b/>
          <w:sz w:val="20"/>
          <w:szCs w:val="20"/>
        </w:rPr>
        <w:t>of temperature</w:t>
      </w:r>
      <w:r w:rsidR="009323A9">
        <w:rPr>
          <w:rFonts w:ascii="Arial" w:hAnsi="Arial" w:cs="Arial"/>
          <w:b/>
          <w:sz w:val="20"/>
          <w:szCs w:val="20"/>
        </w:rPr>
        <w:t xml:space="preserve"> </w:t>
      </w:r>
      <w:r w:rsidR="00B25670">
        <w:rPr>
          <w:rFonts w:ascii="Arial" w:hAnsi="Arial" w:cs="Arial"/>
          <w:b/>
          <w:sz w:val="20"/>
          <w:szCs w:val="20"/>
        </w:rPr>
        <w:t xml:space="preserve">and </w:t>
      </w:r>
      <w:commentRangeStart w:id="13"/>
      <w:r w:rsidR="0091271E">
        <w:rPr>
          <w:rFonts w:ascii="Arial" w:hAnsi="Arial" w:cs="Arial"/>
          <w:b/>
          <w:sz w:val="20"/>
          <w:szCs w:val="20"/>
        </w:rPr>
        <w:t>oxygen</w:t>
      </w:r>
      <w:del w:id="14" w:author="Richard Aronson" w:date="2017-07-24T09:45:00Z">
        <w:r w:rsidR="0091271E" w:rsidDel="003C1491">
          <w:rPr>
            <w:rFonts w:ascii="Arial" w:hAnsi="Arial" w:cs="Arial"/>
            <w:b/>
            <w:sz w:val="20"/>
            <w:szCs w:val="20"/>
          </w:rPr>
          <w:delText>ation</w:delText>
        </w:r>
      </w:del>
      <w:r w:rsidR="00B25670">
        <w:rPr>
          <w:rFonts w:ascii="Arial" w:hAnsi="Arial" w:cs="Arial"/>
          <w:b/>
          <w:sz w:val="20"/>
          <w:szCs w:val="20"/>
        </w:rPr>
        <w:t xml:space="preserve"> concentratio</w:t>
      </w:r>
      <w:commentRangeStart w:id="15"/>
      <w:r w:rsidR="00B25670">
        <w:rPr>
          <w:rFonts w:ascii="Arial" w:hAnsi="Arial" w:cs="Arial"/>
          <w:b/>
          <w:sz w:val="20"/>
          <w:szCs w:val="20"/>
        </w:rPr>
        <w:t>n</w:t>
      </w:r>
      <w:commentRangeEnd w:id="15"/>
      <w:r w:rsidR="003C1491">
        <w:rPr>
          <w:rStyle w:val="CommentReference"/>
          <w:rFonts w:asciiTheme="minorHAnsi" w:hAnsiTheme="minorHAnsi" w:cstheme="minorBidi"/>
        </w:rPr>
        <w:commentReference w:id="15"/>
      </w:r>
      <w:r w:rsidR="001022A5">
        <w:rPr>
          <w:rFonts w:ascii="Arial" w:hAnsi="Arial" w:cs="Arial"/>
          <w:b/>
          <w:sz w:val="20"/>
          <w:szCs w:val="20"/>
        </w:rPr>
        <w:t xml:space="preserve"> </w:t>
      </w:r>
      <w:commentRangeEnd w:id="13"/>
      <w:r w:rsidR="00B25670">
        <w:rPr>
          <w:rStyle w:val="CommentReference"/>
          <w:rFonts w:asciiTheme="minorHAnsi" w:hAnsiTheme="minorHAnsi" w:cstheme="minorBidi"/>
        </w:rPr>
        <w:commentReference w:id="13"/>
      </w:r>
      <w:r w:rsidR="001022A5">
        <w:rPr>
          <w:rFonts w:ascii="Arial" w:hAnsi="Arial" w:cs="Arial"/>
          <w:b/>
          <w:sz w:val="20"/>
          <w:szCs w:val="20"/>
        </w:rPr>
        <w:t xml:space="preserve">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w:t>
      </w:r>
      <w:r w:rsidR="009323A9">
        <w:rPr>
          <w:rFonts w:ascii="Arial" w:hAnsi="Arial" w:cs="Arial"/>
          <w:b/>
          <w:sz w:val="20"/>
          <w:szCs w:val="20"/>
        </w:rPr>
        <w:t>both</w:t>
      </w:r>
      <w:r w:rsidR="00F65DA5">
        <w:rPr>
          <w:rFonts w:ascii="Arial" w:hAnsi="Arial" w:cs="Arial"/>
          <w:b/>
          <w:sz w:val="20"/>
          <w:szCs w:val="20"/>
        </w:rPr>
        <w:t xml:space="preserv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 xml:space="preserve">rearranging MPAs to minimize exposure to one factor </w:t>
      </w:r>
      <w:r w:rsidR="00C227E9">
        <w:rPr>
          <w:rFonts w:ascii="Arial" w:hAnsi="Arial" w:cs="Arial"/>
          <w:b/>
          <w:sz w:val="20"/>
          <w:szCs w:val="20"/>
        </w:rPr>
        <w:t>may well</w:t>
      </w:r>
      <w:r w:rsidR="00EB5D3A">
        <w:rPr>
          <w:rFonts w:ascii="Arial" w:hAnsi="Arial" w:cs="Arial"/>
          <w:b/>
          <w:sz w:val="20"/>
          <w:szCs w:val="20"/>
        </w:rPr>
        <w:t xml:space="preserve">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t>
      </w:r>
      <w:commentRangeStart w:id="16"/>
      <w:commentRangeStart w:id="17"/>
      <w:commentRangeStart w:id="18"/>
      <w:r w:rsidR="00C35736">
        <w:rPr>
          <w:rFonts w:ascii="Arial" w:hAnsi="Arial" w:cs="Arial"/>
          <w:b/>
          <w:sz w:val="20"/>
          <w:szCs w:val="20"/>
        </w:rPr>
        <w:t xml:space="preserve">would disrupt </w:t>
      </w:r>
      <w:commentRangeEnd w:id="16"/>
      <w:r w:rsidR="00255FEA">
        <w:rPr>
          <w:rStyle w:val="CommentReference"/>
          <w:rFonts w:asciiTheme="minorHAnsi" w:hAnsiTheme="minorHAnsi" w:cstheme="minorBidi"/>
        </w:rPr>
        <w:commentReference w:id="16"/>
      </w:r>
      <w:commentRangeEnd w:id="17"/>
      <w:r w:rsidR="00B25670">
        <w:rPr>
          <w:rStyle w:val="CommentReference"/>
          <w:rFonts w:asciiTheme="minorHAnsi" w:hAnsiTheme="minorHAnsi" w:cstheme="minorBidi"/>
        </w:rPr>
        <w:commentReference w:id="17"/>
      </w:r>
      <w:commentRangeEnd w:id="18"/>
      <w:r w:rsidR="001E6F92">
        <w:rPr>
          <w:rStyle w:val="CommentReference"/>
          <w:rFonts w:asciiTheme="minorHAnsi" w:hAnsiTheme="minorHAnsi" w:cstheme="minorBidi"/>
        </w:rPr>
        <w:commentReference w:id="18"/>
      </w:r>
      <w:r w:rsidR="00C35736">
        <w:rPr>
          <w:rFonts w:ascii="Arial" w:hAnsi="Arial" w:cs="Arial"/>
          <w:b/>
          <w:sz w:val="20"/>
          <w:szCs w:val="20"/>
        </w:rPr>
        <w:t xml:space="preserve">the </w:t>
      </w:r>
      <w:r w:rsidR="00F21014">
        <w:rPr>
          <w:rFonts w:ascii="Arial" w:hAnsi="Arial" w:cs="Arial"/>
          <w:b/>
          <w:sz w:val="20"/>
          <w:szCs w:val="20"/>
        </w:rPr>
        <w:t>species and ecosystems currently protected within the world</w:t>
      </w:r>
      <w:r w:rsidR="00255FEA">
        <w:rPr>
          <w:rFonts w:ascii="Arial" w:hAnsi="Arial" w:cs="Arial"/>
          <w:b/>
          <w:sz w:val="20"/>
          <w:szCs w:val="20"/>
        </w:rPr>
        <w:t>’</w:t>
      </w:r>
      <w:r w:rsidR="00F21014">
        <w:rPr>
          <w:rFonts w:ascii="Arial" w:hAnsi="Arial" w:cs="Arial"/>
          <w:b/>
          <w:sz w:val="20"/>
          <w:szCs w:val="20"/>
        </w:rPr>
        <w:t xml:space="preserve">s MPAs. </w:t>
      </w:r>
    </w:p>
    <w:p w14:paraId="7F6B386A" w14:textId="77777777" w:rsidR="00FC00AD" w:rsidRDefault="00FC00AD" w:rsidP="004C58CA">
      <w:pPr>
        <w:spacing w:line="480" w:lineRule="auto"/>
        <w:rPr>
          <w:rFonts w:ascii="Arial" w:hAnsi="Arial" w:cs="Arial"/>
          <w:b/>
          <w:sz w:val="20"/>
          <w:szCs w:val="20"/>
        </w:rPr>
      </w:pPr>
    </w:p>
    <w:p w14:paraId="474FE761" w14:textId="77777777" w:rsidR="00FC00AD" w:rsidRPr="00ED189A" w:rsidRDefault="00FC00AD" w:rsidP="004C58CA">
      <w:pPr>
        <w:spacing w:line="480" w:lineRule="auto"/>
        <w:rPr>
          <w:rFonts w:ascii="Arial" w:hAnsi="Arial" w:cs="Arial"/>
          <w:b/>
          <w:sz w:val="20"/>
          <w:szCs w:val="20"/>
        </w:rPr>
      </w:pP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6CB0879B" w:rsidR="00A368F9" w:rsidRPr="00B57738" w:rsidRDefault="00A75CC9" w:rsidP="00B57738">
      <w:pPr>
        <w:widowControl w:val="0"/>
        <w:spacing w:line="480" w:lineRule="auto"/>
        <w:rPr>
          <w:rFonts w:ascii="Arial" w:hAnsi="Arial" w:cs="Arial"/>
          <w:color w:val="1A1A1A"/>
          <w:sz w:val="20"/>
          <w:szCs w:val="20"/>
        </w:rPr>
      </w:pPr>
      <w:commentRangeStart w:id="19"/>
      <w:r w:rsidRPr="000F1386">
        <w:rPr>
          <w:rFonts w:ascii="Arial" w:hAnsi="Arial" w:cs="Arial"/>
          <w:sz w:val="20"/>
          <w:szCs w:val="20"/>
        </w:rPr>
        <w:lastRenderedPageBreak/>
        <w:t>Thirty</w:t>
      </w:r>
      <w:commentRangeEnd w:id="19"/>
      <w:r w:rsidR="009D3317">
        <w:rPr>
          <w:rStyle w:val="CommentReference"/>
        </w:rPr>
        <w:commentReference w:id="19"/>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C13F31">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C13F31" w:rsidRPr="00C13F31">
        <w:rPr>
          <w:rFonts w:ascii="Arial" w:hAnsi="Arial" w:cs="Arial"/>
          <w:noProof/>
          <w:sz w:val="20"/>
          <w:vertAlign w:val="superscript"/>
        </w:rPr>
        <w:t>5</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ins w:id="20" w:author="Richard Aronson" w:date="2017-07-24T09:48:00Z">
        <w:r w:rsidR="001E6F92">
          <w:rPr>
            <w:rFonts w:ascii="Arial" w:hAnsi="Arial" w:cs="Arial"/>
            <w:sz w:val="20"/>
            <w:szCs w:val="20"/>
          </w:rPr>
          <w:t>,</w:t>
        </w:r>
      </w:ins>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C13F31">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C13F31" w:rsidRPr="00C13F31">
        <w:rPr>
          <w:rFonts w:ascii="Arial" w:hAnsi="Arial" w:cs="Arial"/>
          <w:noProof/>
          <w:sz w:val="20"/>
          <w:vertAlign w:val="superscript"/>
        </w:rPr>
        <w:t>5</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w:t>
      </w:r>
      <w:ins w:id="21" w:author="Richard Aronson" w:date="2017-07-24T09:48:00Z">
        <w:r w:rsidR="001E6F92">
          <w:rPr>
            <w:rFonts w:ascii="Arial" w:hAnsi="Arial" w:cs="Arial"/>
            <w:sz w:val="20"/>
            <w:szCs w:val="20"/>
          </w:rPr>
          <w:t>-</w:t>
        </w:r>
      </w:ins>
      <w:del w:id="22" w:author="Richard Aronson" w:date="2017-07-24T09:48:00Z">
        <w:r w:rsidR="00F05EB4" w:rsidRPr="000F1386" w:rsidDel="001E6F92">
          <w:rPr>
            <w:rFonts w:ascii="Arial" w:hAnsi="Arial" w:cs="Arial"/>
            <w:sz w:val="20"/>
            <w:szCs w:val="20"/>
          </w:rPr>
          <w:delText xml:space="preserve"> </w:delText>
        </w:r>
      </w:del>
      <w:r w:rsidR="00F05EB4" w:rsidRPr="000F1386">
        <w:rPr>
          <w:rFonts w:ascii="Arial" w:hAnsi="Arial" w:cs="Arial"/>
          <w:sz w:val="20"/>
          <w:szCs w:val="20"/>
        </w:rPr>
        <w:t>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C13F31">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"&lt;sup&gt;6,7&lt;/sup&gt;", "plainTextFormattedCitation" : "6,7", "previouslyFormattedCitation" : "&lt;sup&gt;6,7&lt;/sup&gt;"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C13F31" w:rsidRPr="00C13F31">
        <w:rPr>
          <w:rFonts w:ascii="Arial" w:hAnsi="Arial" w:cs="Arial"/>
          <w:noProof/>
          <w:sz w:val="20"/>
          <w:vertAlign w:val="superscript"/>
        </w:rPr>
        <w:t>6,7</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commentRangeStart w:id="23"/>
      <w:ins w:id="24" w:author="Richard Aronson" w:date="2017-07-24T09:51:00Z">
        <w:r w:rsidR="001E6F92">
          <w:rPr>
            <w:rFonts w:ascii="Arial" w:hAnsi="Arial" w:cs="Arial"/>
            <w:color w:val="1A1A1A"/>
            <w:sz w:val="20"/>
            <w:szCs w:val="20"/>
          </w:rPr>
          <w:t xml:space="preserve">, as opposed to mitigating the additive impacts of </w:t>
        </w:r>
      </w:ins>
      <w:ins w:id="25" w:author="Richard Aronson" w:date="2017-07-24T09:52:00Z">
        <w:r w:rsidR="001E6F92">
          <w:rPr>
            <w:rFonts w:ascii="Arial" w:hAnsi="Arial" w:cs="Arial"/>
            <w:color w:val="1A1A1A"/>
            <w:sz w:val="20"/>
            <w:szCs w:val="20"/>
          </w:rPr>
          <w:t>stressors that act in tandem with climate change</w:t>
        </w:r>
      </w:ins>
      <w:ins w:id="26" w:author="Richard Aronson" w:date="2017-07-24T09:53:00Z">
        <w:r w:rsidR="001E6F92">
          <w:rPr>
            <w:rFonts w:ascii="Arial" w:hAnsi="Arial" w:cs="Arial"/>
            <w:color w:val="1A1A1A"/>
            <w:sz w:val="20"/>
            <w:szCs w:val="20"/>
            <w:vertAlign w:val="superscript"/>
          </w:rPr>
          <w:t>zz</w:t>
        </w:r>
        <w:commentRangeEnd w:id="23"/>
        <w:r w:rsidR="001E6F92">
          <w:rPr>
            <w:rStyle w:val="CommentReference"/>
            <w:rFonts w:asciiTheme="minorHAnsi" w:hAnsiTheme="minorHAnsi" w:cstheme="minorBidi"/>
          </w:rPr>
          <w:commentReference w:id="23"/>
        </w:r>
      </w:ins>
      <w:r w:rsidR="00EF4961" w:rsidRPr="000F1386">
        <w:rPr>
          <w:rFonts w:ascii="Arial" w:hAnsi="Arial" w:cs="Arial"/>
          <w:color w:val="1A1A1A"/>
          <w:sz w:val="20"/>
          <w:szCs w:val="20"/>
        </w:rPr>
        <w:t xml:space="preserve">. </w:t>
      </w:r>
    </w:p>
    <w:p w14:paraId="0C93EF8E" w14:textId="2B00BFE1" w:rsidR="00B71E48" w:rsidRDefault="004E0DA5" w:rsidP="00355CDE">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trajectory RCP 8.5 and the RCP 4.5</w:t>
      </w:r>
      <w:r w:rsidR="00246A3B">
        <w:rPr>
          <w:rFonts w:ascii="Arial" w:hAnsi="Arial" w:cs="Arial"/>
          <w:sz w:val="20"/>
          <w:szCs w:val="20"/>
        </w:rPr>
        <w:t xml:space="preserve"> mitigation scenario</w:t>
      </w:r>
      <w:r w:rsidR="004455D7">
        <w:rPr>
          <w:rFonts w:ascii="Arial" w:hAnsi="Arial" w:cs="Arial"/>
          <w:sz w:val="20"/>
          <w:szCs w:val="20"/>
        </w:rPr>
        <w:fldChar w:fldCharType="begin" w:fldLock="1"/>
      </w:r>
      <w:r w:rsidR="004455D7">
        <w:rPr>
          <w:rFonts w:ascii="Arial" w:hAnsi="Arial" w:cs="Arial"/>
          <w:sz w:val="20"/>
          <w:szCs w:val="20"/>
        </w:rPr>
        <w:instrText>ADDIN CSL_CITATION { "citationItems" : [ { "id" : "ITEM-1", "itemData" : { "ISSN" : "0028-0836",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 : "7282", "issued" : { "date-parts" : [ [ "2010", "2", "11" ] ] }, "note" : "10.1038/nature08823", "page" : "747-756", "publisher" : "Macmillan Publishers Limited. All rights reserved", "title" : "The next generation of scenarios for climate change research and assessment", "type" : "article-journal", "volume" : "463" }, "uris" : [ "http://www.mendeley.com/documents/?uuid=7d730409-733e-47e8-8a24-dc0150064b3a" ] } ], "mendeley" : { "formattedCitation" : "&lt;sup&gt;9&lt;/sup&gt;", "plainTextFormattedCitation" : "9" }, "properties" : { "noteIndex" : 0 }, "schema" : "https://github.com/citation-style-language/schema/raw/master/csl-citation.json" }</w:instrText>
      </w:r>
      <w:r w:rsidR="004455D7">
        <w:rPr>
          <w:rFonts w:ascii="Arial" w:hAnsi="Arial" w:cs="Arial"/>
          <w:sz w:val="20"/>
          <w:szCs w:val="20"/>
        </w:rPr>
        <w:fldChar w:fldCharType="separate"/>
      </w:r>
      <w:r w:rsidR="004455D7" w:rsidRPr="004455D7">
        <w:rPr>
          <w:rFonts w:ascii="Arial" w:hAnsi="Arial" w:cs="Arial"/>
          <w:noProof/>
          <w:sz w:val="20"/>
          <w:szCs w:val="20"/>
          <w:vertAlign w:val="superscript"/>
        </w:rPr>
        <w:t>9</w:t>
      </w:r>
      <w:r w:rsidR="004455D7">
        <w:rPr>
          <w:rFonts w:ascii="Arial" w:hAnsi="Arial" w:cs="Arial"/>
          <w:sz w:val="20"/>
          <w:szCs w:val="20"/>
        </w:rPr>
        <w:fldChar w:fldCharType="end"/>
      </w:r>
      <w:r w:rsidR="00246A3B">
        <w:rPr>
          <w:rFonts w:ascii="Arial" w:hAnsi="Arial" w:cs="Arial"/>
          <w:sz w:val="20"/>
          <w:szCs w:val="20"/>
        </w:rPr>
        <w:t xml:space="preserve">,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del w:id="27" w:author="Richard Aronson" w:date="2017-07-24T09:54:00Z">
        <w:r w:rsidR="003F04FF" w:rsidDel="00587343">
          <w:rPr>
            <w:rFonts w:ascii="Arial" w:hAnsi="Arial" w:cs="Arial"/>
            <w:sz w:val="20"/>
            <w:szCs w:val="20"/>
          </w:rPr>
          <w:delText>210</w:delText>
        </w:r>
        <w:r w:rsidR="009B5D94" w:rsidDel="00587343">
          <w:rPr>
            <w:rFonts w:ascii="Arial" w:hAnsi="Arial" w:cs="Arial"/>
            <w:sz w:val="20"/>
            <w:szCs w:val="20"/>
          </w:rPr>
          <w:delText>0</w:delText>
        </w:r>
        <w:r w:rsidR="008A4ECB" w:rsidRPr="00587343" w:rsidDel="00587343">
          <w:rPr>
            <w:rFonts w:ascii="Arial" w:hAnsi="Arial" w:cs="Arial"/>
            <w:sz w:val="20"/>
            <w:szCs w:val="20"/>
            <w:vertAlign w:val="superscript"/>
            <w:rPrChange w:id="28" w:author="Richard Aronson" w:date="2017-07-24T09:54:00Z">
              <w:rPr>
                <w:rFonts w:ascii="Arial" w:hAnsi="Arial" w:cs="Arial"/>
                <w:sz w:val="20"/>
                <w:szCs w:val="20"/>
              </w:rPr>
            </w:rPrChange>
          </w:rPr>
          <w:fldChar w:fldCharType="begin" w:fldLock="1"/>
        </w:r>
        <w:r w:rsidR="00C13F31" w:rsidRPr="00587343" w:rsidDel="00587343">
          <w:rPr>
            <w:rFonts w:ascii="Arial" w:hAnsi="Arial" w:cs="Arial"/>
            <w:sz w:val="20"/>
            <w:szCs w:val="20"/>
            <w:vertAlign w:val="superscript"/>
            <w:rPrChange w:id="29" w:author="Richard Aronson" w:date="2017-07-24T09:54:00Z">
              <w:rPr>
                <w:rFonts w:ascii="Arial" w:hAnsi="Arial" w:cs="Arial"/>
                <w:sz w:val="20"/>
                <w:szCs w:val="20"/>
              </w:rPr>
            </w:rPrChange>
          </w:rPr>
          <w:del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delInstrText>
        </w:r>
        <w:r w:rsidR="008A4ECB" w:rsidRPr="00587343" w:rsidDel="00587343">
          <w:rPr>
            <w:rFonts w:ascii="Arial" w:hAnsi="Arial" w:cs="Arial"/>
            <w:sz w:val="20"/>
            <w:szCs w:val="20"/>
            <w:vertAlign w:val="superscript"/>
            <w:rPrChange w:id="30" w:author="Richard Aronson" w:date="2017-07-24T09:54:00Z">
              <w:rPr>
                <w:rFonts w:ascii="Arial" w:hAnsi="Arial" w:cs="Arial"/>
                <w:sz w:val="20"/>
                <w:szCs w:val="20"/>
              </w:rPr>
            </w:rPrChange>
          </w:rPr>
          <w:fldChar w:fldCharType="separate"/>
        </w:r>
        <w:r w:rsidR="00C13F31" w:rsidRPr="00587343" w:rsidDel="00587343">
          <w:rPr>
            <w:rFonts w:ascii="Arial" w:eastAsia="Times New Roman" w:hAnsi="Arial" w:cs="Arial"/>
            <w:noProof/>
            <w:sz w:val="20"/>
            <w:vertAlign w:val="superscript"/>
            <w:rPrChange w:id="31" w:author="Richard Aronson" w:date="2017-07-24T09:54:00Z">
              <w:rPr>
                <w:rFonts w:ascii="Arial" w:eastAsia="Times New Roman" w:hAnsi="Arial" w:cs="Arial"/>
                <w:noProof/>
                <w:sz w:val="20"/>
                <w:vertAlign w:val="superscript"/>
              </w:rPr>
            </w:rPrChange>
          </w:rPr>
          <w:delText>2</w:delText>
        </w:r>
        <w:r w:rsidR="008A4ECB" w:rsidRPr="00587343" w:rsidDel="00587343">
          <w:rPr>
            <w:rFonts w:ascii="Arial" w:hAnsi="Arial" w:cs="Arial"/>
            <w:sz w:val="20"/>
            <w:szCs w:val="20"/>
            <w:vertAlign w:val="superscript"/>
            <w:rPrChange w:id="32" w:author="Richard Aronson" w:date="2017-07-24T09:54:00Z">
              <w:rPr>
                <w:rFonts w:ascii="Arial" w:hAnsi="Arial" w:cs="Arial"/>
                <w:sz w:val="20"/>
                <w:szCs w:val="20"/>
              </w:rPr>
            </w:rPrChange>
          </w:rPr>
          <w:fldChar w:fldCharType="end"/>
        </w:r>
      </w:del>
      <w:ins w:id="33" w:author="Richard Aronson" w:date="2017-07-24T09:54:00Z">
        <w:r w:rsidR="00587343">
          <w:rPr>
            <w:rFonts w:ascii="Arial" w:hAnsi="Arial" w:cs="Arial"/>
            <w:sz w:val="20"/>
            <w:szCs w:val="20"/>
          </w:rPr>
          <w:t>2100</w:t>
        </w:r>
        <w:r w:rsidR="00587343">
          <w:rPr>
            <w:rFonts w:ascii="Arial" w:hAnsi="Arial" w:cs="Arial"/>
            <w:sz w:val="20"/>
            <w:szCs w:val="20"/>
            <w:vertAlign w:val="superscript"/>
          </w:rPr>
          <w:t xml:space="preserve"> </w:t>
        </w:r>
        <w:r w:rsidR="00587343">
          <w:rPr>
            <w:rFonts w:ascii="Arial" w:hAnsi="Arial" w:cs="Arial"/>
            <w:sz w:val="20"/>
            <w:szCs w:val="20"/>
          </w:rPr>
          <w:t>(ref. 2)</w:t>
        </w:r>
      </w:ins>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CMIP5</w:t>
      </w:r>
      <w:r w:rsidR="004708BA" w:rsidRPr="00FA419F">
        <w:rPr>
          <w:rFonts w:ascii="Arial" w:hAnsi="Arial" w:cs="Arial"/>
          <w:sz w:val="20"/>
          <w:szCs w:val="20"/>
        </w:rPr>
        <w:t xml:space="preserve"> </w:t>
      </w:r>
      <w:r w:rsidR="00241D13" w:rsidRPr="00FA419F">
        <w:rPr>
          <w:rFonts w:ascii="Arial" w:hAnsi="Arial" w:cs="Arial"/>
          <w:sz w:val="20"/>
          <w:szCs w:val="20"/>
        </w:rPr>
        <w:t xml:space="preserve">model </w:t>
      </w:r>
      <w:r w:rsidR="004349D7">
        <w:rPr>
          <w:rFonts w:ascii="Arial" w:hAnsi="Arial" w:cs="Arial"/>
          <w:sz w:val="20"/>
          <w:szCs w:val="20"/>
        </w:rPr>
        <w:t>projections</w:t>
      </w:r>
      <w:r w:rsidR="004349D7"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commentRangeStart w:id="34"/>
      <w:r w:rsidR="00F8099B" w:rsidRPr="00FA419F">
        <w:rPr>
          <w:rFonts w:ascii="Arial" w:hAnsi="Arial" w:cs="Arial"/>
          <w:sz w:val="20"/>
          <w:szCs w:val="20"/>
        </w:rPr>
        <w:t>mean</w:t>
      </w:r>
      <w:commentRangeEnd w:id="34"/>
      <w:r w:rsidR="004349D7">
        <w:rPr>
          <w:rStyle w:val="CommentReference"/>
          <w:rFonts w:asciiTheme="minorHAnsi" w:hAnsiTheme="minorHAnsi" w:cstheme="minorBidi"/>
        </w:rPr>
        <w:commentReference w:id="34"/>
      </w:r>
      <w:r w:rsidR="00F8099B" w:rsidRPr="00FA419F">
        <w:rPr>
          <w:rFonts w:ascii="Arial" w:hAnsi="Arial" w:cs="Arial"/>
          <w:sz w:val="20"/>
          <w:szCs w:val="20"/>
        </w:rPr>
        <w:t xml:space="preserve">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w:t>
      </w:r>
      <w:r w:rsidR="0088396B">
        <w:rPr>
          <w:rFonts w:ascii="Arial" w:hAnsi="Arial" w:cs="Arial"/>
          <w:sz w:val="20"/>
          <w:szCs w:val="20"/>
        </w:rPr>
        <w:t>.</w:t>
      </w:r>
      <w:r w:rsidR="0010446B" w:rsidRPr="00FA419F">
        <w:rPr>
          <w:rFonts w:ascii="Arial" w:hAnsi="Arial" w:cs="Arial"/>
          <w:sz w:val="20"/>
          <w:szCs w:val="20"/>
        </w:rPr>
        <w:t xml:space="preserve">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4349D7">
        <w:rPr>
          <w:rFonts w:ascii="Arial" w:hAnsi="Arial" w:cs="Arial"/>
          <w:color w:val="1A1A1A"/>
          <w:sz w:val="20"/>
          <w:szCs w:val="20"/>
        </w:rPr>
        <w:t>/year</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D52B6">
        <w:rPr>
          <w:rFonts w:ascii="Arial" w:hAnsi="Arial" w:cs="Arial"/>
          <w:sz w:val="20"/>
          <w:szCs w:val="20"/>
        </w:rPr>
        <w:t>continues the trend of</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4455D7">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"&lt;sup&gt;10&lt;/sup&gt;", "plainTextFormattedCitation" : "10",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4455D7" w:rsidRPr="004455D7">
        <w:rPr>
          <w:rFonts w:ascii="Arial" w:hAnsi="Arial" w:cs="Arial"/>
          <w:noProof/>
          <w:sz w:val="20"/>
          <w:szCs w:val="20"/>
          <w:vertAlign w:val="superscript"/>
        </w:rPr>
        <w:t>10</w:t>
      </w:r>
      <w:r w:rsidR="00DA676B">
        <w:rPr>
          <w:rFonts w:ascii="Arial" w:hAnsi="Arial" w:cs="Arial"/>
          <w:sz w:val="20"/>
          <w:szCs w:val="20"/>
          <w:vertAlign w:val="superscript"/>
        </w:rPr>
        <w:fldChar w:fldCharType="end"/>
      </w:r>
      <w:r w:rsidR="00EE1ADC">
        <w:rPr>
          <w:rFonts w:ascii="Arial" w:hAnsi="Arial" w:cs="Arial"/>
          <w:sz w:val="20"/>
          <w:szCs w:val="20"/>
        </w:rPr>
        <w:t>, on average</w:t>
      </w:r>
      <w:r w:rsidR="00EB2CC1">
        <w:rPr>
          <w:rFonts w:ascii="Arial" w:hAnsi="Arial" w:cs="Arial"/>
          <w:sz w:val="20"/>
          <w:szCs w:val="20"/>
        </w:rPr>
        <w:t>,</w:t>
      </w:r>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D52B6">
        <w:rPr>
          <w:rFonts w:ascii="Arial" w:hAnsi="Arial" w:cs="Arial"/>
          <w:color w:val="1A1A1A"/>
          <w:sz w:val="20"/>
          <w:szCs w:val="20"/>
        </w:rPr>
        <w:t>,</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B71E48">
        <w:rPr>
          <w:rFonts w:ascii="Arial" w:hAnsi="Arial" w:cs="Arial"/>
          <w:sz w:val="20"/>
          <w:szCs w:val="20"/>
        </w:rPr>
        <w:t>The RCP 4.5</w:t>
      </w:r>
      <w:r w:rsidR="00B71E48" w:rsidRPr="000F1386">
        <w:rPr>
          <w:rFonts w:ascii="Arial" w:hAnsi="Arial" w:cs="Arial"/>
          <w:sz w:val="20"/>
          <w:szCs w:val="20"/>
        </w:rPr>
        <w:t xml:space="preserve"> </w:t>
      </w:r>
      <w:r w:rsidR="00355CDE">
        <w:rPr>
          <w:rFonts w:ascii="Arial" w:hAnsi="Arial" w:cs="Arial"/>
          <w:sz w:val="20"/>
          <w:szCs w:val="20"/>
        </w:rPr>
        <w:t xml:space="preserve">mitigation scenario </w:t>
      </w:r>
      <w:r w:rsidR="00B71E48">
        <w:rPr>
          <w:rFonts w:ascii="Arial" w:hAnsi="Arial" w:cs="Arial"/>
          <w:sz w:val="20"/>
          <w:szCs w:val="20"/>
        </w:rPr>
        <w:t xml:space="preserve">predicts substantially lower warming rates </w:t>
      </w:r>
      <w:r w:rsidR="00B71E48" w:rsidRPr="000F1386">
        <w:rPr>
          <w:rFonts w:ascii="Arial" w:hAnsi="Arial" w:cs="Arial"/>
          <w:sz w:val="20"/>
          <w:szCs w:val="20"/>
        </w:rPr>
        <w:t>(</w:t>
      </w:r>
      <w:r w:rsidR="00B71E48">
        <w:rPr>
          <w:rFonts w:ascii="Arial" w:hAnsi="Arial" w:cs="Arial"/>
          <w:sz w:val="20"/>
          <w:szCs w:val="20"/>
        </w:rPr>
        <w:t xml:space="preserve">Table 1), and </w:t>
      </w:r>
      <w:r w:rsidR="00355CDE">
        <w:rPr>
          <w:rFonts w:ascii="Arial" w:hAnsi="Arial" w:cs="Arial"/>
          <w:sz w:val="20"/>
          <w:szCs w:val="20"/>
        </w:rPr>
        <w:t>thus presumably reduced</w:t>
      </w:r>
      <w:r w:rsidR="00B71E48">
        <w:rPr>
          <w:rFonts w:ascii="Arial" w:hAnsi="Arial" w:cs="Arial"/>
          <w:sz w:val="20"/>
          <w:szCs w:val="20"/>
        </w:rPr>
        <w:t xml:space="preserve"> impacts</w:t>
      </w:r>
      <w:r w:rsidR="00216342">
        <w:rPr>
          <w:rFonts w:ascii="Arial" w:hAnsi="Arial" w:cs="Arial"/>
          <w:sz w:val="20"/>
          <w:szCs w:val="20"/>
        </w:rPr>
        <w:t xml:space="preserve"> on marine organisms</w:t>
      </w:r>
      <w:r w:rsidR="00B71E48">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"&lt;sup&gt;11,12&lt;/sup&gt;", "plainTextFormattedCitation" : "11,12", "previouslyFormattedCitation" : "&lt;sup&gt;10,11&lt;/sup&gt;" }, "properties" : { "noteIndex" : 0 }, "schema" : "https://github.com/citation-style-language/schema/raw/master/csl-citation.json" }</w:instrText>
      </w:r>
      <w:r w:rsidR="00B71E48">
        <w:rPr>
          <w:rFonts w:ascii="Arial" w:hAnsi="Arial" w:cs="Arial"/>
          <w:sz w:val="20"/>
          <w:szCs w:val="20"/>
        </w:rPr>
        <w:fldChar w:fldCharType="separate"/>
      </w:r>
      <w:r w:rsidR="004455D7" w:rsidRPr="004455D7">
        <w:rPr>
          <w:rFonts w:ascii="Arial" w:hAnsi="Arial" w:cs="Arial"/>
          <w:noProof/>
          <w:sz w:val="20"/>
          <w:szCs w:val="20"/>
          <w:vertAlign w:val="superscript"/>
        </w:rPr>
        <w:t>11,12</w:t>
      </w:r>
      <w:r w:rsidR="00B71E48">
        <w:rPr>
          <w:rFonts w:ascii="Arial" w:hAnsi="Arial" w:cs="Arial"/>
          <w:sz w:val="20"/>
          <w:szCs w:val="20"/>
        </w:rPr>
        <w:fldChar w:fldCharType="end"/>
      </w:r>
      <w:r w:rsidR="00B71E48">
        <w:rPr>
          <w:rFonts w:ascii="Arial" w:hAnsi="Arial" w:cs="Arial"/>
          <w:sz w:val="20"/>
          <w:szCs w:val="20"/>
        </w:rPr>
        <w:t>.</w:t>
      </w:r>
    </w:p>
    <w:p w14:paraId="509CB6FE" w14:textId="698F5309"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The effects of ocean warming on marine species and ecosystems</w:t>
      </w:r>
      <w:del w:id="35" w:author="Richard Aronson" w:date="2017-07-24T09:55:00Z">
        <w:r w:rsidDel="00587343">
          <w:rPr>
            <w:rFonts w:ascii="Arial" w:hAnsi="Arial" w:cs="Arial"/>
            <w:sz w:val="20"/>
            <w:szCs w:val="20"/>
          </w:rPr>
          <w:delText xml:space="preserve"> – </w:delText>
        </w:r>
      </w:del>
      <w:ins w:id="36" w:author="Richard Aronson" w:date="2017-07-24T09:55:00Z">
        <w:r w:rsidR="00587343">
          <w:rPr>
            <w:rFonts w:ascii="Arial" w:hAnsi="Arial" w:cs="Arial"/>
            <w:sz w:val="20"/>
            <w:szCs w:val="20"/>
          </w:rPr>
          <w:t xml:space="preserve">, which are </w:t>
        </w:r>
      </w:ins>
      <w:r>
        <w:rPr>
          <w:rFonts w:ascii="Arial" w:hAnsi="Arial" w:cs="Arial"/>
          <w:sz w:val="20"/>
          <w:szCs w:val="20"/>
        </w:rPr>
        <w:t>already well-documented</w:t>
      </w:r>
      <w:r w:rsidR="00C13F31">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"ITEM-1", "issue" : "10", "issued" : { "date-parts" : [ [ "2013" ] ] }, "page" : "919-925", "title" : "Global imprint of climate change on marine life", "type" : "article-journal", "volume" : "3" }, "uris" : [ "http://www.mendeley.com/documents/?uuid=2571f9f6-b2b5-4985-9392-40c7678b34ca" ] } ], "mendeley" : { "formattedCitation" : "&lt;sup&gt;13&lt;/sup&gt;", "plainTextFormattedCitation" : "13", "previouslyFormattedCitation" : "&lt;sup&gt;12&lt;/sup&gt;" }, "properties" : { "noteIndex" : 0 }, "schema" : "https://github.com/citation-style-language/schema/raw/master/csl-citation.json" }</w:instrText>
      </w:r>
      <w:r w:rsidR="00C13F31">
        <w:rPr>
          <w:rFonts w:ascii="Arial" w:hAnsi="Arial" w:cs="Arial"/>
          <w:sz w:val="20"/>
          <w:szCs w:val="20"/>
        </w:rPr>
        <w:fldChar w:fldCharType="separate"/>
      </w:r>
      <w:r w:rsidR="004455D7" w:rsidRPr="004455D7">
        <w:rPr>
          <w:rFonts w:ascii="Arial" w:hAnsi="Arial" w:cs="Arial"/>
          <w:noProof/>
          <w:sz w:val="20"/>
          <w:szCs w:val="20"/>
          <w:vertAlign w:val="superscript"/>
        </w:rPr>
        <w:t>13</w:t>
      </w:r>
      <w:r w:rsidR="00C13F31">
        <w:rPr>
          <w:rFonts w:ascii="Arial" w:hAnsi="Arial" w:cs="Arial"/>
          <w:sz w:val="20"/>
          <w:szCs w:val="20"/>
        </w:rPr>
        <w:fldChar w:fldCharType="end"/>
      </w:r>
      <w:del w:id="37" w:author="Richard Aronson" w:date="2017-07-24T09:55:00Z">
        <w:r w:rsidR="00C13F31" w:rsidDel="00587343">
          <w:rPr>
            <w:rFonts w:ascii="Arial" w:hAnsi="Arial" w:cs="Arial"/>
            <w:sz w:val="20"/>
            <w:szCs w:val="20"/>
          </w:rPr>
          <w:delText xml:space="preserve"> </w:delText>
        </w:r>
        <w:r w:rsidDel="00587343">
          <w:rPr>
            <w:rFonts w:ascii="Arial" w:hAnsi="Arial" w:cs="Arial"/>
            <w:sz w:val="20"/>
            <w:szCs w:val="20"/>
          </w:rPr>
          <w:delText xml:space="preserve">– </w:delText>
        </w:r>
      </w:del>
      <w:ins w:id="38" w:author="Richard Aronson" w:date="2017-07-24T09:55:00Z">
        <w:r w:rsidR="00587343">
          <w:rPr>
            <w:rFonts w:ascii="Arial" w:hAnsi="Arial" w:cs="Arial"/>
            <w:sz w:val="20"/>
            <w:szCs w:val="20"/>
          </w:rPr>
          <w:t xml:space="preserve">, </w:t>
        </w:r>
      </w:ins>
      <w:r>
        <w:rPr>
          <w:rFonts w:ascii="Arial" w:hAnsi="Arial" w:cs="Arial"/>
          <w:sz w:val="20"/>
          <w:szCs w:val="20"/>
        </w:rPr>
        <w:t xml:space="preserve">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w:t>
      </w:r>
      <w:r w:rsidR="00CD10C9" w:rsidRPr="000F1386">
        <w:rPr>
          <w:rFonts w:ascii="Arial" w:hAnsi="Arial" w:cs="Arial"/>
          <w:sz w:val="20"/>
          <w:szCs w:val="20"/>
        </w:rPr>
        <w:lastRenderedPageBreak/>
        <w:t xml:space="preserve">and </w:t>
      </w:r>
      <w:ins w:id="39" w:author="Richard Aronson" w:date="2017-07-24T09:56:00Z">
        <w:r w:rsidR="00587343">
          <w:rPr>
            <w:rFonts w:ascii="Arial" w:hAnsi="Arial" w:cs="Arial"/>
            <w:sz w:val="20"/>
            <w:szCs w:val="20"/>
          </w:rPr>
          <w:t>-</w:t>
        </w:r>
      </w:ins>
      <w:r w:rsidR="00CD10C9" w:rsidRPr="000F1386">
        <w:rPr>
          <w:rFonts w:ascii="Arial" w:hAnsi="Arial" w:cs="Arial"/>
          <w:sz w:val="20"/>
          <w:szCs w:val="20"/>
        </w:rPr>
        <w:t xml:space="preserve">richness 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For example, Stuart-Smith et al.</w:t>
      </w:r>
      <w:r w:rsidR="00CD10C9" w:rsidRPr="000F1386">
        <w:rPr>
          <w:rFonts w:ascii="Arial" w:hAnsi="Arial" w:cs="Arial"/>
          <w:sz w:val="20"/>
          <w:szCs w:val="20"/>
        </w:rPr>
        <w:fldChar w:fldCharType="begin" w:fldLock="1"/>
      </w:r>
      <w:r w:rsidR="00C13F31">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C13F31" w:rsidRPr="00C13F31">
        <w:rPr>
          <w:rFonts w:ascii="Arial" w:hAnsi="Arial" w:cs="Arial"/>
          <w:noProof/>
          <w:sz w:val="20"/>
          <w:vertAlign w:val="superscript"/>
        </w:rPr>
        <w:t>4</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r w:rsidR="0036691A">
        <w:rPr>
          <w:rFonts w:ascii="Arial" w:hAnsi="Arial" w:cs="Arial"/>
          <w:sz w:val="20"/>
          <w:szCs w:val="20"/>
        </w:rPr>
        <w:t xml:space="preserve">many </w:t>
      </w:r>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ise, Molinos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BA7B77">
        <w:rPr>
          <w:rFonts w:ascii="Arial" w:hAnsi="Arial" w:cs="Arial"/>
          <w:sz w:val="20"/>
          <w:szCs w:val="20"/>
        </w:rPr>
        <w:t xml:space="preserve">These responses are driven by </w:t>
      </w:r>
      <w:r w:rsidR="00997F8D">
        <w:rPr>
          <w:rFonts w:ascii="Arial" w:hAnsi="Arial" w:cs="Arial"/>
          <w:sz w:val="20"/>
          <w:szCs w:val="20"/>
        </w:rPr>
        <w:t>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xml:space="preserve">, generally to higher </w:t>
      </w:r>
      <w:del w:id="40" w:author="Richard Aronson" w:date="2017-07-24T09:56:00Z">
        <w:r w:rsidR="00CB65CF" w:rsidDel="00587343">
          <w:rPr>
            <w:rFonts w:ascii="Arial" w:hAnsi="Arial" w:cs="Arial"/>
            <w:sz w:val="20"/>
            <w:szCs w:val="20"/>
          </w:rPr>
          <w:delText>latitudes</w:delText>
        </w:r>
        <w:r w:rsidR="004879BC" w:rsidRPr="00587343" w:rsidDel="00587343">
          <w:rPr>
            <w:rFonts w:ascii="Arial" w:hAnsi="Arial" w:cs="Arial"/>
            <w:sz w:val="20"/>
            <w:szCs w:val="20"/>
            <w:vertAlign w:val="superscript"/>
            <w:rPrChange w:id="41" w:author="Richard Aronson" w:date="2017-07-24T09:56:00Z">
              <w:rPr>
                <w:rFonts w:ascii="Arial" w:hAnsi="Arial" w:cs="Arial"/>
                <w:sz w:val="20"/>
                <w:szCs w:val="20"/>
              </w:rPr>
            </w:rPrChange>
          </w:rPr>
          <w:fldChar w:fldCharType="begin" w:fldLock="1"/>
        </w:r>
        <w:r w:rsidR="004455D7" w:rsidRPr="00587343" w:rsidDel="00587343">
          <w:rPr>
            <w:rFonts w:ascii="Arial" w:hAnsi="Arial" w:cs="Arial"/>
            <w:sz w:val="20"/>
            <w:szCs w:val="20"/>
            <w:vertAlign w:val="superscript"/>
            <w:rPrChange w:id="42" w:author="Richard Aronson" w:date="2017-07-24T09:56:00Z">
              <w:rPr>
                <w:rFonts w:ascii="Arial" w:hAnsi="Arial" w:cs="Arial"/>
                <w:sz w:val="20"/>
                <w:szCs w:val="20"/>
              </w:rPr>
            </w:rPrChange>
          </w:rPr>
          <w:del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"&lt;sup&gt;13&lt;/sup&gt;" }, "properties" : { "formattedCitation" : "{\\rtf \\super 15\\nosupersub{}}", "noteIndex" : 0, "plainCitation" : "15" }, "schema" : "https://github.com/citation-style-language/schema/raw/master/csl-citation.json" }</w:delInstrText>
        </w:r>
        <w:r w:rsidR="004879BC" w:rsidRPr="00587343" w:rsidDel="00587343">
          <w:rPr>
            <w:rFonts w:ascii="Arial" w:hAnsi="Arial" w:cs="Arial"/>
            <w:sz w:val="20"/>
            <w:szCs w:val="20"/>
            <w:vertAlign w:val="superscript"/>
            <w:rPrChange w:id="43" w:author="Richard Aronson" w:date="2017-07-24T09:56:00Z">
              <w:rPr>
                <w:rFonts w:ascii="Arial" w:hAnsi="Arial" w:cs="Arial"/>
                <w:sz w:val="20"/>
                <w:szCs w:val="20"/>
              </w:rPr>
            </w:rPrChange>
          </w:rPr>
          <w:fldChar w:fldCharType="separate"/>
        </w:r>
        <w:r w:rsidR="004455D7" w:rsidRPr="00587343" w:rsidDel="00587343">
          <w:rPr>
            <w:rFonts w:ascii="Arial" w:eastAsia="Times New Roman" w:hAnsi="Arial" w:cs="Arial"/>
            <w:noProof/>
            <w:sz w:val="20"/>
            <w:vertAlign w:val="superscript"/>
            <w:rPrChange w:id="44" w:author="Richard Aronson" w:date="2017-07-24T09:56:00Z">
              <w:rPr>
                <w:rFonts w:ascii="Arial" w:eastAsia="Times New Roman" w:hAnsi="Arial" w:cs="Arial"/>
                <w:noProof/>
                <w:sz w:val="20"/>
                <w:vertAlign w:val="superscript"/>
              </w:rPr>
            </w:rPrChange>
          </w:rPr>
          <w:delText>14</w:delText>
        </w:r>
        <w:r w:rsidR="004879BC" w:rsidRPr="00587343" w:rsidDel="00587343">
          <w:rPr>
            <w:rFonts w:ascii="Arial" w:hAnsi="Arial" w:cs="Arial"/>
            <w:sz w:val="20"/>
            <w:szCs w:val="20"/>
            <w:vertAlign w:val="superscript"/>
            <w:rPrChange w:id="45" w:author="Richard Aronson" w:date="2017-07-24T09:56:00Z">
              <w:rPr>
                <w:rFonts w:ascii="Arial" w:hAnsi="Arial" w:cs="Arial"/>
                <w:sz w:val="20"/>
                <w:szCs w:val="20"/>
              </w:rPr>
            </w:rPrChange>
          </w:rPr>
          <w:fldChar w:fldCharType="end"/>
        </w:r>
        <w:r w:rsidR="004879BC" w:rsidRPr="00587343" w:rsidDel="00587343">
          <w:rPr>
            <w:rFonts w:ascii="Arial" w:hAnsi="Arial" w:cs="Arial"/>
            <w:sz w:val="20"/>
            <w:szCs w:val="20"/>
            <w:vertAlign w:val="superscript"/>
            <w:rPrChange w:id="46" w:author="Richard Aronson" w:date="2017-07-24T09:56:00Z">
              <w:rPr>
                <w:rFonts w:ascii="Arial" w:hAnsi="Arial" w:cs="Arial"/>
                <w:sz w:val="20"/>
                <w:szCs w:val="20"/>
              </w:rPr>
            </w:rPrChange>
          </w:rPr>
          <w:fldChar w:fldCharType="begin" w:fldLock="1"/>
        </w:r>
        <w:r w:rsidR="004455D7" w:rsidRPr="00587343" w:rsidDel="00587343">
          <w:rPr>
            <w:rFonts w:ascii="Arial" w:hAnsi="Arial" w:cs="Arial"/>
            <w:sz w:val="20"/>
            <w:szCs w:val="20"/>
            <w:vertAlign w:val="superscript"/>
            <w:rPrChange w:id="47" w:author="Richard Aronson" w:date="2017-07-24T09:56:00Z">
              <w:rPr>
                <w:rFonts w:ascii="Arial" w:hAnsi="Arial" w:cs="Arial"/>
                <w:sz w:val="20"/>
                <w:szCs w:val="20"/>
              </w:rPr>
            </w:rPrChange>
          </w:rPr>
          <w:del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"&lt;sup&gt;15,13&lt;/sup&gt;", "plainTextFormattedCitation" : "15,13", "previouslyFormattedCitation" : "&lt;sup&gt;14,12&lt;/sup&gt;" }, "properties" : { "formattedCitation" : "{\\rtf \\super 16\\nosupersub{}}", "noteIndex" : 0, "plainCitation" : "16" }, "schema" : "https://github.com/citation-style-language/schema/raw/master/csl-citation.json" }</w:delInstrText>
        </w:r>
        <w:r w:rsidR="004879BC" w:rsidRPr="00587343" w:rsidDel="00587343">
          <w:rPr>
            <w:rFonts w:ascii="Arial" w:hAnsi="Arial" w:cs="Arial"/>
            <w:sz w:val="20"/>
            <w:szCs w:val="20"/>
            <w:vertAlign w:val="superscript"/>
            <w:rPrChange w:id="48" w:author="Richard Aronson" w:date="2017-07-24T09:56:00Z">
              <w:rPr>
                <w:rFonts w:ascii="Arial" w:hAnsi="Arial" w:cs="Arial"/>
                <w:sz w:val="20"/>
                <w:szCs w:val="20"/>
              </w:rPr>
            </w:rPrChange>
          </w:rPr>
          <w:fldChar w:fldCharType="separate"/>
        </w:r>
        <w:r w:rsidR="004455D7" w:rsidRPr="00587343" w:rsidDel="00587343">
          <w:rPr>
            <w:rFonts w:ascii="Arial" w:eastAsia="Times New Roman" w:hAnsi="Arial" w:cs="Arial"/>
            <w:noProof/>
            <w:sz w:val="20"/>
            <w:vertAlign w:val="superscript"/>
            <w:rPrChange w:id="49" w:author="Richard Aronson" w:date="2017-07-24T09:56:00Z">
              <w:rPr>
                <w:rFonts w:ascii="Arial" w:eastAsia="Times New Roman" w:hAnsi="Arial" w:cs="Arial"/>
                <w:noProof/>
                <w:sz w:val="20"/>
                <w:vertAlign w:val="superscript"/>
              </w:rPr>
            </w:rPrChange>
          </w:rPr>
          <w:delText>15,13</w:delText>
        </w:r>
        <w:r w:rsidR="004879BC" w:rsidRPr="00587343" w:rsidDel="00587343">
          <w:rPr>
            <w:rFonts w:ascii="Arial" w:hAnsi="Arial" w:cs="Arial"/>
            <w:sz w:val="20"/>
            <w:szCs w:val="20"/>
            <w:vertAlign w:val="superscript"/>
            <w:rPrChange w:id="50" w:author="Richard Aronson" w:date="2017-07-24T09:56:00Z">
              <w:rPr>
                <w:rFonts w:ascii="Arial" w:hAnsi="Arial" w:cs="Arial"/>
                <w:sz w:val="20"/>
                <w:szCs w:val="20"/>
              </w:rPr>
            </w:rPrChange>
          </w:rPr>
          <w:fldChar w:fldCharType="end"/>
        </w:r>
      </w:del>
      <w:ins w:id="51" w:author="Richard Aronson" w:date="2017-07-24T09:56:00Z">
        <w:r w:rsidR="00587343">
          <w:rPr>
            <w:rFonts w:ascii="Arial" w:hAnsi="Arial" w:cs="Arial"/>
            <w:sz w:val="20"/>
            <w:szCs w:val="20"/>
          </w:rPr>
          <w:t>latitudes</w:t>
        </w:r>
        <w:r w:rsidR="00587343">
          <w:rPr>
            <w:rFonts w:ascii="Arial" w:hAnsi="Arial" w:cs="Arial"/>
            <w:sz w:val="20"/>
            <w:szCs w:val="20"/>
            <w:vertAlign w:val="superscript"/>
          </w:rPr>
          <w:t>13–15</w:t>
        </w:r>
      </w:ins>
      <w:r w:rsidR="00CB65CF" w:rsidRPr="000F1386">
        <w:rPr>
          <w:rFonts w:ascii="Arial" w:hAnsi="Arial" w:cs="Arial"/>
          <w:sz w:val="20"/>
          <w:szCs w:val="20"/>
        </w:rPr>
        <w:t xml:space="preserve">. </w:t>
      </w:r>
      <w:r w:rsidR="00BA7B77">
        <w:rPr>
          <w:rFonts w:ascii="Arial" w:hAnsi="Arial" w:cs="Arial"/>
          <w:sz w:val="20"/>
          <w:szCs w:val="20"/>
        </w:rPr>
        <w:t>In</w:t>
      </w:r>
      <w:r w:rsidR="00C2058F">
        <w:rPr>
          <w:rFonts w:ascii="Arial" w:hAnsi="Arial" w:cs="Arial"/>
          <w:sz w:val="20"/>
          <w:szCs w:val="20"/>
        </w:rPr>
        <w:t xml:space="preserve"> mid</w:t>
      </w:r>
      <w:ins w:id="52" w:author="Richard Aronson" w:date="2017-07-24T09:57:00Z">
        <w:r w:rsidR="00587343">
          <w:rPr>
            <w:rFonts w:ascii="Arial" w:hAnsi="Arial" w:cs="Arial"/>
            <w:sz w:val="20"/>
            <w:szCs w:val="20"/>
          </w:rPr>
          <w:t>-</w:t>
        </w:r>
      </w:ins>
      <w:r w:rsidR="00C2058F">
        <w:rPr>
          <w:rFonts w:ascii="Arial" w:hAnsi="Arial" w:cs="Arial"/>
          <w:sz w:val="20"/>
          <w:szCs w:val="20"/>
        </w:rPr>
        <w:t xml:space="preserve"> to high</w:t>
      </w:r>
      <w:ins w:id="53" w:author="Richard Aronson" w:date="2017-07-24T09:57:00Z">
        <w:r w:rsidR="00587343">
          <w:rPr>
            <w:rFonts w:ascii="Arial" w:hAnsi="Arial" w:cs="Arial"/>
            <w:sz w:val="20"/>
            <w:szCs w:val="20"/>
          </w:rPr>
          <w:t>-</w:t>
        </w:r>
      </w:ins>
      <w:del w:id="54" w:author="Richard Aronson" w:date="2017-07-24T09:57:00Z">
        <w:r w:rsidR="00C2058F" w:rsidDel="00587343">
          <w:rPr>
            <w:rFonts w:ascii="Arial" w:hAnsi="Arial" w:cs="Arial"/>
            <w:sz w:val="20"/>
            <w:szCs w:val="20"/>
          </w:rPr>
          <w:delText xml:space="preserve"> </w:delText>
        </w:r>
      </w:del>
      <w:r w:rsidR="00C2058F">
        <w:rPr>
          <w:rFonts w:ascii="Arial" w:hAnsi="Arial" w:cs="Arial"/>
          <w:sz w:val="20"/>
          <w:szCs w:val="20"/>
        </w:rPr>
        <w:t xml:space="preserve">latitude ecosystems, shifts in species composition will lead to changes in </w:t>
      </w:r>
      <w:r w:rsidR="00EF048E">
        <w:rPr>
          <w:rFonts w:ascii="Arial" w:hAnsi="Arial" w:cs="Arial"/>
          <w:sz w:val="20"/>
          <w:szCs w:val="20"/>
        </w:rPr>
        <w:t>species</w:t>
      </w:r>
      <w:r w:rsidR="00C2058F">
        <w:rPr>
          <w:rFonts w:ascii="Arial" w:hAnsi="Arial" w:cs="Arial"/>
          <w:sz w:val="20"/>
          <w:szCs w:val="20"/>
        </w:rPr>
        <w:t xml:space="preserve"> interactions</w:t>
      </w:r>
      <w:r w:rsidR="00EF048E">
        <w:rPr>
          <w:rFonts w:ascii="Arial" w:hAnsi="Arial" w:cs="Arial"/>
          <w:sz w:val="20"/>
          <w:szCs w:val="20"/>
        </w:rPr>
        <w:t xml:space="preserve"> and food-web dynamics, </w:t>
      </w:r>
      <w:r w:rsidR="00C2058F" w:rsidRPr="000F1386">
        <w:rPr>
          <w:rFonts w:ascii="Arial" w:hAnsi="Arial" w:cs="Arial"/>
          <w:sz w:val="20"/>
          <w:szCs w:val="20"/>
        </w:rPr>
        <w:t>loss</w:t>
      </w:r>
      <w:r w:rsidR="00C2058F">
        <w:rPr>
          <w:rFonts w:ascii="Arial" w:hAnsi="Arial" w:cs="Arial"/>
          <w:sz w:val="20"/>
          <w:szCs w:val="20"/>
        </w:rPr>
        <w:t>es</w:t>
      </w:r>
      <w:r w:rsidR="00C2058F" w:rsidRPr="000F1386">
        <w:rPr>
          <w:rFonts w:ascii="Arial" w:hAnsi="Arial" w:cs="Arial"/>
          <w:sz w:val="20"/>
          <w:szCs w:val="20"/>
        </w:rPr>
        <w:t xml:space="preserve"> of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EF048E">
        <w:rPr>
          <w:rFonts w:ascii="Arial" w:hAnsi="Arial" w:cs="Arial"/>
          <w:sz w:val="20"/>
          <w:szCs w:val="20"/>
        </w:rPr>
        <w:t>and</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w:t>
      </w:r>
      <w:commentRangeStart w:id="55"/>
      <w:r w:rsidR="00C2058F" w:rsidRPr="000F1386">
        <w:rPr>
          <w:rFonts w:ascii="Arial" w:hAnsi="Arial" w:cs="Arial"/>
          <w:sz w:val="20"/>
          <w:szCs w:val="20"/>
        </w:rPr>
        <w:fldChar w:fldCharType="begin" w:fldLock="1"/>
      </w:r>
      <w:r w:rsidR="004455D7">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"&lt;sup&gt;13,16,17&lt;/sup&gt;", "plainTextFormattedCitation" : "13,16,17", "previouslyFormattedCitation" : "&lt;sup&gt;12,15,16&lt;/sup&gt;"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13,16,17</w:t>
      </w:r>
      <w:r w:rsidR="00C2058F" w:rsidRPr="000F1386">
        <w:rPr>
          <w:rFonts w:ascii="Arial" w:hAnsi="Arial" w:cs="Arial"/>
          <w:sz w:val="20"/>
          <w:szCs w:val="20"/>
        </w:rPr>
        <w:fldChar w:fldCharType="end"/>
      </w:r>
      <w:commentRangeEnd w:id="55"/>
      <w:r w:rsidR="00F419DA">
        <w:rPr>
          <w:rStyle w:val="CommentReference"/>
          <w:rFonts w:asciiTheme="minorHAnsi" w:hAnsiTheme="minorHAnsi" w:cstheme="minorBidi"/>
        </w:rPr>
        <w:commentReference w:id="55"/>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t>
      </w:r>
      <w:r w:rsidR="00EF048E">
        <w:rPr>
          <w:rFonts w:ascii="Arial" w:hAnsi="Arial" w:cs="Arial"/>
          <w:sz w:val="20"/>
          <w:szCs w:val="20"/>
        </w:rPr>
        <w:t>is expected to</w:t>
      </w:r>
      <w:r w:rsidR="00CB65CF">
        <w:rPr>
          <w:rFonts w:ascii="Arial" w:hAnsi="Arial" w:cs="Arial"/>
          <w:sz w:val="20"/>
          <w:szCs w:val="20"/>
        </w:rPr>
        <w:t xml:space="preserve"> be biodiversity loss, as there are no climate</w:t>
      </w:r>
      <w:r w:rsidR="00BA7B77">
        <w:rPr>
          <w:rFonts w:ascii="Arial" w:hAnsi="Arial" w:cs="Arial"/>
          <w:sz w:val="20"/>
          <w:szCs w:val="20"/>
        </w:rPr>
        <w:t xml:space="preserve"> change induced</w:t>
      </w:r>
      <w:r w:rsidR="00CB65CF">
        <w:rPr>
          <w:rFonts w:ascii="Arial" w:hAnsi="Arial" w:cs="Arial"/>
          <w:sz w:val="20"/>
          <w:szCs w:val="20"/>
        </w:rPr>
        <w:t xml:space="preserve">-migrants to colonize from warmer regions. </w:t>
      </w:r>
      <w:r w:rsidR="00C2058F">
        <w:rPr>
          <w:rFonts w:ascii="Arial" w:hAnsi="Arial" w:cs="Arial"/>
          <w:color w:val="1A1A1A"/>
          <w:sz w:val="20"/>
          <w:szCs w:val="20"/>
        </w:rPr>
        <w:t>Thus</w:t>
      </w:r>
      <w:bookmarkStart w:id="56" w:name="_GoBack"/>
      <w:bookmarkEnd w:id="56"/>
      <w:r w:rsidR="00C2058F">
        <w:rPr>
          <w:rFonts w:ascii="Arial" w:hAnsi="Arial" w:cs="Arial"/>
          <w:color w:val="1A1A1A"/>
          <w:sz w:val="20"/>
          <w:szCs w:val="20"/>
        </w:rPr>
        <w:t xml:space="preserve">, </w:t>
      </w:r>
      <w:r w:rsidR="00CB65CF" w:rsidRPr="00EE364E">
        <w:rPr>
          <w:rFonts w:ascii="Arial" w:hAnsi="Arial" w:cs="Arial"/>
          <w:color w:val="1A1A1A"/>
          <w:sz w:val="20"/>
          <w:szCs w:val="20"/>
        </w:rPr>
        <w:t xml:space="preserve">ocean warming will have fundamentally different impacts on the biota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4455D7">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"&lt;sup&gt;18,19&lt;/sup&gt;", "plainTextFormattedCitation" : "18,19", "previouslyFormattedCitation" : "&lt;sup&gt;17,18&lt;/sup&gt;"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18,19</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73E4A8C8"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here are limits to the scope and rate of both acclimatization and adaptation</w:t>
      </w:r>
      <w:del w:id="57" w:author="Richard Aronson" w:date="2017-07-24T09:58:00Z">
        <w:r w:rsidRPr="00286D05" w:rsidDel="00587343">
          <w:rPr>
            <w:rFonts w:ascii="Arial" w:hAnsi="Arial" w:cs="Arial"/>
            <w:sz w:val="20"/>
            <w:szCs w:val="20"/>
          </w:rPr>
          <w:delText>,</w:delText>
        </w:r>
      </w:del>
      <w:r w:rsidRPr="00286D05">
        <w:rPr>
          <w:rFonts w:ascii="Arial" w:hAnsi="Arial" w:cs="Arial"/>
          <w:sz w:val="20"/>
          <w:szCs w:val="20"/>
        </w:rPr>
        <w:t xml:space="preserve"> </w:t>
      </w:r>
      <w:r w:rsidR="00747A74">
        <w:rPr>
          <w:rFonts w:ascii="Arial" w:hAnsi="Arial" w:cs="Arial"/>
          <w:sz w:val="20"/>
          <w:szCs w:val="20"/>
        </w:rPr>
        <w:t>that</w:t>
      </w:r>
      <w:r w:rsidRPr="00286D05">
        <w:rPr>
          <w:rFonts w:ascii="Arial" w:hAnsi="Arial" w:cs="Arial"/>
          <w:sz w:val="20"/>
          <w:szCs w:val="20"/>
        </w:rPr>
        <w:t xml:space="preserve">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4455D7">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"&lt;sup&gt;20&lt;/sup&gt;", "plainTextFormattedCitation" : "20", "previouslyFormattedCitation" : "&lt;sup&gt;19&lt;/sup&gt;"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4455D7" w:rsidRPr="004455D7">
        <w:rPr>
          <w:rFonts w:ascii="Arial" w:eastAsia="Times New Roman" w:hAnsi="Arial" w:cs="Arial"/>
          <w:noProof/>
          <w:sz w:val="20"/>
          <w:szCs w:val="20"/>
          <w:vertAlign w:val="superscript"/>
        </w:rPr>
        <w:t>20</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r w:rsidR="00CC400E">
        <w:rPr>
          <w:rFonts w:ascii="Arial" w:hAnsi="Arial" w:cs="Arial"/>
          <w:sz w:val="20"/>
          <w:szCs w:val="20"/>
        </w:rPr>
        <w:t>de</w:t>
      </w:r>
      <w:r w:rsidRPr="00286D05">
        <w:rPr>
          <w:rFonts w:ascii="Arial" w:hAnsi="Arial" w:cs="Arial"/>
          <w:sz w:val="20"/>
          <w:szCs w:val="20"/>
        </w:rPr>
        <w:t>oxygen</w:t>
      </w:r>
      <w:r w:rsidR="00CC400E">
        <w:rPr>
          <w:rFonts w:ascii="Arial" w:hAnsi="Arial" w:cs="Arial"/>
          <w:sz w:val="20"/>
          <w:szCs w:val="20"/>
        </w:rPr>
        <w:t>ation</w:t>
      </w:r>
      <w:r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0DA416D6" w14:textId="1E14B5A1" w:rsidR="007F1C61" w:rsidRDefault="00BF6120"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w:t>
      </w:r>
      <w:r w:rsidR="00E845CB">
        <w:rPr>
          <w:rFonts w:ascii="Arial" w:hAnsi="Arial" w:cs="Arial"/>
          <w:sz w:val="20"/>
          <w:szCs w:val="20"/>
        </w:rPr>
        <w:t>eco</w:t>
      </w:r>
      <w:r w:rsidR="00FD58F6">
        <w:rPr>
          <w:rFonts w:ascii="Arial" w:hAnsi="Arial" w:cs="Arial"/>
          <w:sz w:val="20"/>
          <w:szCs w:val="20"/>
        </w:rPr>
        <w:t>s</w:t>
      </w:r>
      <w:r w:rsidR="00E845CB">
        <w:rPr>
          <w:rFonts w:ascii="Arial" w:hAnsi="Arial" w:cs="Arial"/>
          <w:sz w:val="20"/>
          <w:szCs w:val="20"/>
        </w:rPr>
        <w:t>ystem</w:t>
      </w:r>
      <w:r w:rsidRPr="00286D05">
        <w:rPr>
          <w:rFonts w:ascii="Arial" w:hAnsi="Arial" w:cs="Arial"/>
          <w:sz w:val="20"/>
          <w:szCs w:val="20"/>
        </w:rPr>
        <w:t xml:space="preserve"> stressors (warming, </w:t>
      </w:r>
      <w:r w:rsidR="00D46458" w:rsidRPr="00080C13">
        <w:rPr>
          <w:rFonts w:ascii="Arial" w:hAnsi="Arial" w:cs="Arial"/>
          <w:sz w:val="20"/>
          <w:szCs w:val="20"/>
        </w:rPr>
        <w:t>declining pH</w:t>
      </w:r>
      <w:r w:rsidRPr="00286D05">
        <w:rPr>
          <w:rFonts w:ascii="Arial" w:hAnsi="Arial" w:cs="Arial"/>
          <w:sz w:val="20"/>
          <w:szCs w:val="20"/>
        </w:rPr>
        <w:t xml:space="preserve">,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w:t>
      </w:r>
      <w:r w:rsidR="00D46458">
        <w:rPr>
          <w:rFonts w:ascii="Arial" w:hAnsi="Arial" w:cs="Arial"/>
          <w:sz w:val="20"/>
          <w:szCs w:val="20"/>
        </w:rPr>
        <w:t xml:space="preserve">the </w:t>
      </w:r>
      <w:r w:rsidR="00343DAE" w:rsidRPr="00286D05">
        <w:rPr>
          <w:rFonts w:ascii="Arial" w:hAnsi="Arial" w:cs="Arial"/>
          <w:sz w:val="20"/>
          <w:szCs w:val="20"/>
        </w:rPr>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w:t>
      </w:r>
      <w:commentRangeStart w:id="58"/>
      <w:r w:rsidR="00343DAE" w:rsidRPr="00286D05">
        <w:rPr>
          <w:rFonts w:ascii="Arial" w:hAnsi="Arial" w:cs="Arial"/>
          <w:sz w:val="20"/>
          <w:szCs w:val="20"/>
        </w:rPr>
        <w:t>undamental nich</w:t>
      </w:r>
      <w:r w:rsidR="00711760" w:rsidRPr="00286D05">
        <w:rPr>
          <w:rFonts w:ascii="Arial" w:hAnsi="Arial" w:cs="Arial"/>
          <w:sz w:val="20"/>
          <w:szCs w:val="20"/>
        </w:rPr>
        <w:t>e</w:t>
      </w:r>
      <w:commentRangeEnd w:id="58"/>
      <w:r w:rsidR="00587343">
        <w:rPr>
          <w:rStyle w:val="CommentReference"/>
          <w:rFonts w:asciiTheme="minorHAnsi" w:hAnsiTheme="minorHAnsi" w:cstheme="minorBidi"/>
        </w:rPr>
        <w:commentReference w:id="58"/>
      </w:r>
      <w:r w:rsidR="00080C13" w:rsidRPr="00080C13">
        <w:rPr>
          <w:rFonts w:ascii="Arial" w:hAnsi="Arial" w:cs="Arial"/>
          <w:sz w:val="20"/>
          <w:szCs w:val="20"/>
          <w:highlight w:val="yellow"/>
        </w:rPr>
        <w:t>s</w:t>
      </w:r>
      <w:r w:rsidR="00711760" w:rsidRPr="00286D05">
        <w:rPr>
          <w:rFonts w:ascii="Arial" w:hAnsi="Arial" w:cs="Arial"/>
          <w:sz w:val="20"/>
          <w:szCs w:val="20"/>
        </w:rPr>
        <w:t xml:space="preserve">, would </w:t>
      </w:r>
      <w:r w:rsidR="00080C13">
        <w:rPr>
          <w:rFonts w:ascii="Arial" w:hAnsi="Arial" w:cs="Arial"/>
          <w:sz w:val="20"/>
          <w:szCs w:val="20"/>
        </w:rPr>
        <w:t>likely</w:t>
      </w:r>
      <w:r w:rsidR="00711760" w:rsidRPr="00286D05">
        <w:rPr>
          <w:rFonts w:ascii="Arial" w:hAnsi="Arial" w:cs="Arial"/>
          <w:sz w:val="20"/>
          <w:szCs w:val="20"/>
        </w:rPr>
        <w:t xml:space="preserve"> cause</w:t>
      </w:r>
      <w:r w:rsidR="00343DAE" w:rsidRPr="00286D05">
        <w:rPr>
          <w:rFonts w:ascii="Arial" w:hAnsi="Arial" w:cs="Arial"/>
          <w:sz w:val="20"/>
          <w:szCs w:val="20"/>
        </w:rPr>
        <w:t xml:space="preserve"> </w:t>
      </w:r>
      <w:r w:rsidR="00343DAE" w:rsidRPr="00286D05">
        <w:rPr>
          <w:rFonts w:ascii="Arial" w:hAnsi="Arial" w:cs="Arial"/>
          <w:sz w:val="20"/>
          <w:szCs w:val="20"/>
        </w:rPr>
        <w:lastRenderedPageBreak/>
        <w:t xml:space="preserve">local extinctions and changes in species composition. We considered this </w:t>
      </w:r>
      <w:r w:rsidR="00080C13">
        <w:rPr>
          <w:rFonts w:ascii="Arial" w:hAnsi="Arial" w:cs="Arial"/>
          <w:sz w:val="20"/>
          <w:szCs w:val="20"/>
        </w:rPr>
        <w:t>emergence</w:t>
      </w:r>
      <w:r w:rsidR="007700C6" w:rsidRPr="00286D05">
        <w:rPr>
          <w:rFonts w:ascii="Arial" w:hAnsi="Arial" w:cs="Arial"/>
          <w:sz w:val="20"/>
          <w:szCs w:val="20"/>
        </w:rPr>
        <w:t xml:space="preserve"> </w:t>
      </w:r>
      <w:r w:rsidR="00343DAE" w:rsidRPr="00286D05">
        <w:rPr>
          <w:rFonts w:ascii="Arial" w:hAnsi="Arial" w:cs="Arial"/>
          <w:sz w:val="20"/>
          <w:szCs w:val="20"/>
        </w:rPr>
        <w:t>point</w:t>
      </w:r>
      <w:ins w:id="59" w:author="Richard Aronson" w:date="2017-07-24T10:01:00Z">
        <w:r w:rsidR="00587343">
          <w:rPr>
            <w:rFonts w:ascii="Arial" w:hAnsi="Arial" w:cs="Arial"/>
            <w:sz w:val="20"/>
            <w:szCs w:val="20"/>
          </w:rPr>
          <w:t>—</w:t>
        </w:r>
      </w:ins>
      <w:del w:id="60" w:author="Richard Aronson" w:date="2017-07-24T10:01:00Z">
        <w:r w:rsidR="00343DAE" w:rsidRPr="00286D05" w:rsidDel="00587343">
          <w:rPr>
            <w:rFonts w:ascii="Arial" w:hAnsi="Arial" w:cs="Arial"/>
            <w:sz w:val="20"/>
            <w:szCs w:val="20"/>
          </w:rPr>
          <w:delText xml:space="preserve"> – </w:delText>
        </w:r>
      </w:del>
      <w:r w:rsidR="00493690">
        <w:rPr>
          <w:rFonts w:ascii="Arial" w:hAnsi="Arial" w:cs="Arial"/>
          <w:sz w:val="20"/>
          <w:szCs w:val="20"/>
        </w:rPr>
        <w:t xml:space="preserve">the </w:t>
      </w:r>
      <w:r w:rsidR="00343DAE" w:rsidRPr="00286D05">
        <w:rPr>
          <w:rFonts w:ascii="Arial" w:hAnsi="Arial" w:cs="Arial"/>
          <w:sz w:val="20"/>
          <w:szCs w:val="20"/>
        </w:rPr>
        <w:t>exceedance of natural variability</w:t>
      </w:r>
      <w:ins w:id="61" w:author="Richard Aronson" w:date="2017-07-24T10:01:00Z">
        <w:r w:rsidR="00587343">
          <w:rPr>
            <w:rFonts w:ascii="Arial" w:hAnsi="Arial" w:cs="Arial"/>
            <w:sz w:val="20"/>
            <w:szCs w:val="20"/>
          </w:rPr>
          <w:t>—</w:t>
        </w:r>
      </w:ins>
      <w:del w:id="62" w:author="Richard Aronson" w:date="2017-07-24T10:01:00Z">
        <w:r w:rsidR="00343DAE" w:rsidRPr="00286D05" w:rsidDel="00587343">
          <w:rPr>
            <w:rFonts w:ascii="Arial" w:hAnsi="Arial" w:cs="Arial"/>
            <w:sz w:val="20"/>
            <w:szCs w:val="20"/>
          </w:rPr>
          <w:delText xml:space="preserve"> –</w:delText>
        </w:r>
        <w:r w:rsidR="00D71F69" w:rsidRPr="00286D05" w:rsidDel="00587343">
          <w:rPr>
            <w:rFonts w:ascii="Arial" w:hAnsi="Arial" w:cs="Arial"/>
            <w:sz w:val="20"/>
            <w:szCs w:val="20"/>
          </w:rPr>
          <w:delText xml:space="preserve"> </w:delText>
        </w:r>
      </w:del>
      <w:ins w:id="63" w:author="Richard Aronson" w:date="2017-07-24T10:00:00Z">
        <w:r w:rsidR="00587343">
          <w:rPr>
            <w:rFonts w:ascii="Arial" w:hAnsi="Arial" w:cs="Arial"/>
            <w:sz w:val="20"/>
            <w:szCs w:val="20"/>
          </w:rPr>
          <w:t xml:space="preserve">to be </w:t>
        </w:r>
      </w:ins>
      <w:r w:rsidR="00D71F69" w:rsidRPr="00286D05">
        <w:rPr>
          <w:rFonts w:ascii="Arial" w:hAnsi="Arial" w:cs="Arial"/>
          <w:sz w:val="20"/>
          <w:szCs w:val="20"/>
        </w:rPr>
        <w:t xml:space="preserve">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 xml:space="preserve">We </w:t>
      </w:r>
      <w:r w:rsidR="00493690">
        <w:rPr>
          <w:rFonts w:ascii="Arial" w:hAnsi="Arial" w:cs="Arial"/>
          <w:sz w:val="20"/>
          <w:szCs w:val="20"/>
        </w:rPr>
        <w:t>calculated</w:t>
      </w:r>
      <w:r w:rsidR="007700C6" w:rsidRPr="00286D05">
        <w:rPr>
          <w:rFonts w:ascii="Arial" w:hAnsi="Arial" w:cs="Arial"/>
          <w:sz w:val="20"/>
          <w:szCs w:val="20"/>
        </w:rPr>
        <w:t xml:space="preserve"> the year of emergence </w:t>
      </w:r>
      <w:r w:rsidR="00493690">
        <w:rPr>
          <w:rFonts w:ascii="Arial" w:hAnsi="Arial" w:cs="Arial"/>
          <w:sz w:val="20"/>
          <w:szCs w:val="20"/>
        </w:rPr>
        <w:t xml:space="preserve">(i.e., the timing of </w:t>
      </w:r>
      <w:r w:rsidR="00493690" w:rsidRPr="00286D05">
        <w:rPr>
          <w:rFonts w:ascii="Arial" w:hAnsi="Arial" w:cs="Arial"/>
          <w:sz w:val="20"/>
          <w:szCs w:val="20"/>
        </w:rPr>
        <w:t>exceedance</w:t>
      </w:r>
      <w:r w:rsidR="00493690">
        <w:rPr>
          <w:rFonts w:ascii="Arial" w:hAnsi="Arial" w:cs="Arial"/>
          <w:sz w:val="20"/>
          <w:szCs w:val="20"/>
        </w:rPr>
        <w:t>) of warming and deoxygenation</w:t>
      </w:r>
      <w:r w:rsidR="00493690" w:rsidRPr="00286D05">
        <w:rPr>
          <w:rFonts w:ascii="Arial" w:hAnsi="Arial" w:cs="Arial"/>
          <w:sz w:val="20"/>
          <w:szCs w:val="20"/>
        </w:rPr>
        <w:t xml:space="preserve"> </w:t>
      </w:r>
      <w:r w:rsidR="00493690">
        <w:rPr>
          <w:rFonts w:ascii="Arial" w:hAnsi="Arial" w:cs="Arial"/>
          <w:sz w:val="20"/>
          <w:szCs w:val="20"/>
        </w:rPr>
        <w:t>for</w:t>
      </w:r>
      <w:r w:rsidR="007700C6" w:rsidRPr="00286D05">
        <w:rPr>
          <w:rFonts w:ascii="Arial" w:hAnsi="Arial" w:cs="Arial"/>
          <w:sz w:val="20"/>
          <w:szCs w:val="20"/>
        </w:rPr>
        <w:t xml:space="preserve">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w:t>
      </w:r>
      <w:r w:rsidR="00493690">
        <w:rPr>
          <w:rFonts w:ascii="Arial" w:hAnsi="Arial" w:cs="Arial"/>
          <w:sz w:val="20"/>
          <w:szCs w:val="20"/>
        </w:rPr>
        <w:t>both</w:t>
      </w:r>
      <w:r w:rsidR="00C9428A" w:rsidRPr="00286D05">
        <w:rPr>
          <w:rFonts w:ascii="Arial" w:hAnsi="Arial" w:cs="Arial"/>
          <w:sz w:val="20"/>
          <w:szCs w:val="20"/>
        </w:rPr>
        <w:t xml:space="preserve"> </w:t>
      </w:r>
      <w:r w:rsidR="00493690" w:rsidRPr="00286D05">
        <w:rPr>
          <w:rFonts w:ascii="Arial" w:hAnsi="Arial" w:cs="Arial"/>
          <w:sz w:val="20"/>
          <w:szCs w:val="20"/>
        </w:rPr>
        <w:t xml:space="preserve">stressors </w:t>
      </w:r>
      <w:r w:rsidR="00C9428A" w:rsidRPr="00286D05">
        <w:rPr>
          <w:rFonts w:ascii="Arial" w:hAnsi="Arial" w:cs="Arial"/>
          <w:sz w:val="20"/>
          <w:szCs w:val="20"/>
        </w:rPr>
        <w:t xml:space="preserve">emerge by </w:t>
      </w:r>
      <w:r w:rsidR="00C9428A" w:rsidRPr="009F0A66">
        <w:rPr>
          <w:rFonts w:ascii="Arial" w:hAnsi="Arial" w:cs="Arial"/>
          <w:sz w:val="20"/>
          <w:szCs w:val="20"/>
        </w:rPr>
        <w:t>mid-century in</w:t>
      </w:r>
      <w:r w:rsidR="00FD58F6" w:rsidRPr="009F0A66">
        <w:rPr>
          <w:rFonts w:ascii="Arial" w:hAnsi="Arial" w:cs="Arial"/>
          <w:sz w:val="20"/>
          <w:szCs w:val="20"/>
        </w:rPr>
        <w:t xml:space="preserve"> </w:t>
      </w:r>
      <w:r w:rsidR="009F0A66" w:rsidRPr="009F0A66">
        <w:rPr>
          <w:rFonts w:ascii="Arial" w:hAnsi="Arial" w:cs="Arial"/>
          <w:sz w:val="20"/>
          <w:szCs w:val="20"/>
          <w:highlight w:val="yellow"/>
        </w:rPr>
        <w:t>xx</w:t>
      </w:r>
      <w:r w:rsidR="00FD58F6" w:rsidRPr="009F0A66">
        <w:rPr>
          <w:rFonts w:ascii="Arial" w:hAnsi="Arial" w:cs="Arial"/>
          <w:sz w:val="20"/>
          <w:szCs w:val="20"/>
        </w:rPr>
        <w:t xml:space="preserve">% of no-take </w:t>
      </w:r>
      <w:commentRangeStart w:id="64"/>
      <w:r w:rsidR="00FD58F6" w:rsidRPr="009F0A66">
        <w:rPr>
          <w:rFonts w:ascii="Arial" w:hAnsi="Arial" w:cs="Arial"/>
          <w:sz w:val="20"/>
          <w:szCs w:val="20"/>
        </w:rPr>
        <w:t>zones</w:t>
      </w:r>
      <w:commentRangeEnd w:id="64"/>
      <w:r w:rsidR="00FD58F6" w:rsidRPr="009F0A66">
        <w:rPr>
          <w:rStyle w:val="CommentReference"/>
          <w:rFonts w:asciiTheme="minorHAnsi" w:hAnsiTheme="minorHAnsi" w:cstheme="minorBidi"/>
        </w:rPr>
        <w:commentReference w:id="64"/>
      </w:r>
      <w:r w:rsidR="009C72E1" w:rsidRPr="009F0A66">
        <w:rPr>
          <w:rStyle w:val="CommentReference"/>
          <w:rFonts w:asciiTheme="minorHAnsi" w:hAnsiTheme="minorHAnsi" w:cstheme="minorBidi"/>
        </w:rPr>
        <w:commentReference w:id="65"/>
      </w:r>
      <w:r w:rsidR="00C9428A" w:rsidRPr="009F0A66">
        <w:rPr>
          <w:rFonts w:ascii="Arial" w:hAnsi="Arial" w:cs="Arial"/>
          <w:sz w:val="20"/>
          <w:szCs w:val="20"/>
        </w:rPr>
        <w:t>.</w:t>
      </w:r>
      <w:r w:rsidR="009F0A66">
        <w:rPr>
          <w:rFonts w:ascii="Arial" w:hAnsi="Arial" w:cs="Arial"/>
          <w:b/>
          <w:sz w:val="20"/>
          <w:szCs w:val="20"/>
        </w:rPr>
        <w:t xml:space="preserve"> </w:t>
      </w:r>
      <w:r w:rsidR="00C9428A" w:rsidRPr="00286D05">
        <w:rPr>
          <w:rFonts w:ascii="Arial" w:hAnsi="Arial" w:cs="Arial"/>
          <w:sz w:val="20"/>
          <w:szCs w:val="20"/>
        </w:rPr>
        <w:t xml:space="preserve">Unlike </w:t>
      </w:r>
      <w:r w:rsidR="009F0A66">
        <w:rPr>
          <w:rFonts w:ascii="Arial" w:hAnsi="Arial" w:cs="Arial"/>
          <w:sz w:val="20"/>
          <w:szCs w:val="20"/>
        </w:rPr>
        <w:t>de</w:t>
      </w:r>
      <w:r w:rsidR="00286D05" w:rsidRPr="00286D05">
        <w:rPr>
          <w:rFonts w:ascii="Arial" w:hAnsi="Arial" w:cs="Arial"/>
          <w:sz w:val="20"/>
          <w:szCs w:val="20"/>
        </w:rPr>
        <w:t>oxygen</w:t>
      </w:r>
      <w:r w:rsidR="009F0A66">
        <w:rPr>
          <w:rFonts w:ascii="Arial" w:hAnsi="Arial" w:cs="Arial"/>
          <w:sz w:val="20"/>
          <w:szCs w:val="20"/>
        </w:rPr>
        <w:t>ation</w:t>
      </w:r>
      <w:r w:rsidR="005343E1">
        <w:rPr>
          <w:rFonts w:ascii="Arial" w:hAnsi="Arial" w:cs="Arial"/>
          <w:sz w:val="20"/>
          <w:szCs w:val="20"/>
        </w:rPr>
        <w:t xml:space="preserve"> (Fig. 2A)</w:t>
      </w:r>
      <w:r w:rsidR="00286D05" w:rsidRPr="00286D05">
        <w:rPr>
          <w:rFonts w:ascii="Arial" w:hAnsi="Arial" w:cs="Arial"/>
          <w:sz w:val="20"/>
          <w:szCs w:val="20"/>
        </w:rPr>
        <w:t xml:space="preserve">, the year of emergence for temperature was later </w:t>
      </w:r>
      <w:r w:rsidR="00975B42">
        <w:rPr>
          <w:rFonts w:ascii="Arial" w:hAnsi="Arial" w:cs="Arial"/>
          <w:sz w:val="20"/>
          <w:szCs w:val="20"/>
        </w:rPr>
        <w:t xml:space="preserve">by decades </w:t>
      </w:r>
      <w:r w:rsidR="00286D05" w:rsidRPr="00286D05">
        <w:rPr>
          <w:rFonts w:ascii="Arial" w:hAnsi="Arial" w:cs="Arial"/>
          <w:sz w:val="20"/>
          <w:szCs w:val="20"/>
        </w:rPr>
        <w:t>for high latitude reserves (Fig. 2A</w:t>
      </w:r>
      <w:r w:rsidR="009F0A66">
        <w:rPr>
          <w:rFonts w:ascii="Arial" w:hAnsi="Arial" w:cs="Arial"/>
          <w:sz w:val="20"/>
          <w:szCs w:val="20"/>
        </w:rPr>
        <w:t>, but note there is substantial variation at a given latitude</w:t>
      </w:r>
      <w:r w:rsidR="00286D05" w:rsidRPr="00286D05">
        <w:rPr>
          <w:rFonts w:ascii="Arial" w:hAnsi="Arial" w:cs="Arial"/>
          <w:sz w:val="20"/>
          <w:szCs w:val="20"/>
        </w:rPr>
        <w:t xml:space="preserve">). In fact, temperature has already exceeded background variability for many tropical </w:t>
      </w:r>
      <w:commentRangeStart w:id="66"/>
      <w:r w:rsidR="00286D05" w:rsidRPr="00286D05">
        <w:rPr>
          <w:rFonts w:ascii="Arial" w:hAnsi="Arial" w:cs="Arial"/>
          <w:sz w:val="20"/>
          <w:szCs w:val="20"/>
        </w:rPr>
        <w:t>reserves</w:t>
      </w:r>
      <w:commentRangeEnd w:id="66"/>
      <w:r w:rsidR="00CE1174">
        <w:rPr>
          <w:rStyle w:val="CommentReference"/>
          <w:rFonts w:asciiTheme="minorHAnsi" w:hAnsiTheme="minorHAnsi" w:cstheme="minorBidi"/>
        </w:rPr>
        <w:commentReference w:id="66"/>
      </w:r>
      <w:r w:rsidR="00286D05" w:rsidRPr="00286D05">
        <w:rPr>
          <w:rFonts w:ascii="Arial" w:hAnsi="Arial" w:cs="Arial"/>
          <w:sz w:val="20"/>
          <w:szCs w:val="20"/>
        </w:rPr>
        <w:t>.</w:t>
      </w:r>
      <w:r w:rsidR="00F60EBA">
        <w:rPr>
          <w:rFonts w:ascii="Arial" w:hAnsi="Arial" w:cs="Arial"/>
          <w:sz w:val="20"/>
          <w:szCs w:val="20"/>
        </w:rPr>
        <w:t xml:space="preserve"> </w:t>
      </w:r>
    </w:p>
    <w:p w14:paraId="19E4B27F" w14:textId="42D0DD09" w:rsidR="007F7F23" w:rsidRPr="007F1C61" w:rsidRDefault="00AC4C23"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vely modest in some ecoregions</w:t>
      </w:r>
      <w:ins w:id="67" w:author="Richard Aronson" w:date="2017-07-24T10:01:00Z">
        <w:r w:rsidR="00587343">
          <w:rPr>
            <w:rFonts w:ascii="Arial" w:hAnsi="Arial" w:cs="Arial"/>
            <w:color w:val="1A1A1A"/>
            <w:sz w:val="20"/>
            <w:szCs w:val="20"/>
          </w:rPr>
          <w:t>,</w:t>
        </w:r>
      </w:ins>
      <w:r w:rsidR="003467BC">
        <w:rPr>
          <w:rFonts w:ascii="Arial" w:hAnsi="Arial" w:cs="Arial"/>
          <w:color w:val="1A1A1A"/>
          <w:sz w:val="20"/>
          <w:szCs w:val="20"/>
        </w:rPr>
        <w:t xml:space="preserve">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w:t>
      </w:r>
      <w:r w:rsidRPr="00767D9E">
        <w:rPr>
          <w:rFonts w:ascii="Arial" w:hAnsi="Arial" w:cs="Arial"/>
          <w:color w:val="1A1A1A"/>
          <w:sz w:val="20"/>
          <w:szCs w:val="20"/>
        </w:rPr>
        <w:t>., thermal bias</w:t>
      </w:r>
      <w:r w:rsidRPr="00767D9E">
        <w:rPr>
          <w:rFonts w:ascii="Arial" w:hAnsi="Arial" w:cs="Arial"/>
          <w:sz w:val="20"/>
          <w:szCs w:val="20"/>
        </w:rPr>
        <w:fldChar w:fldCharType="begin" w:fldLock="1"/>
      </w:r>
      <w:r w:rsidR="00C13F31" w:rsidRPr="00767D9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Pr="00767D9E">
        <w:rPr>
          <w:rFonts w:ascii="Arial" w:hAnsi="Arial" w:cs="Arial"/>
          <w:sz w:val="20"/>
          <w:szCs w:val="20"/>
        </w:rPr>
        <w:fldChar w:fldCharType="separate"/>
      </w:r>
      <w:r w:rsidR="00C13F31" w:rsidRPr="00767D9E">
        <w:rPr>
          <w:rFonts w:ascii="Arial" w:hAnsi="Arial" w:cs="Arial"/>
          <w:noProof/>
          <w:sz w:val="20"/>
          <w:vertAlign w:val="superscript"/>
        </w:rPr>
        <w:t>4</w:t>
      </w:r>
      <w:r w:rsidRPr="00767D9E">
        <w:rPr>
          <w:rFonts w:ascii="Arial" w:hAnsi="Arial" w:cs="Arial"/>
          <w:sz w:val="20"/>
          <w:szCs w:val="20"/>
        </w:rPr>
        <w:fldChar w:fldCharType="end"/>
      </w:r>
      <w:r w:rsidRPr="00767D9E">
        <w:rPr>
          <w:rFonts w:ascii="Arial" w:hAnsi="Arial" w:cs="Arial"/>
          <w:color w:val="1A1A1A"/>
          <w:sz w:val="20"/>
          <w:szCs w:val="20"/>
        </w:rPr>
        <w:t>),</w:t>
      </w:r>
      <w:r>
        <w:rPr>
          <w:rFonts w:ascii="Arial" w:hAnsi="Arial" w:cs="Arial"/>
          <w:color w:val="1A1A1A"/>
          <w:sz w:val="20"/>
          <w:szCs w:val="20"/>
        </w:rPr>
        <w:t xml:space="preserve"> </w:t>
      </w:r>
      <w:r w:rsidRPr="00767D9E">
        <w:rPr>
          <w:rFonts w:ascii="Arial" w:hAnsi="Arial" w:cs="Arial"/>
          <w:color w:val="1A1A1A"/>
          <w:sz w:val="20"/>
          <w:szCs w:val="20"/>
        </w:rPr>
        <w:t xml:space="preserve">complicates predictions and comparison of regional and local warming impacts. </w:t>
      </w:r>
      <w:r w:rsidR="00425F5B" w:rsidRPr="00767D9E">
        <w:rPr>
          <w:rFonts w:ascii="Arial" w:hAnsi="Arial" w:cs="Arial"/>
          <w:color w:val="1A1A1A"/>
          <w:sz w:val="20"/>
          <w:szCs w:val="20"/>
        </w:rPr>
        <w:t xml:space="preserve">The margin between what a species can tolerate and local maximum temperatures, averaged across all species in a community, is the “Community Thermal </w:t>
      </w:r>
      <w:r w:rsidR="00F60EBA">
        <w:rPr>
          <w:rFonts w:ascii="Arial" w:hAnsi="Arial" w:cs="Arial"/>
          <w:color w:val="1A1A1A"/>
          <w:sz w:val="20"/>
          <w:szCs w:val="20"/>
        </w:rPr>
        <w:t xml:space="preserve">Safety Margin” (CTSM, Fig. </w:t>
      </w:r>
      <w:r w:rsidR="004E3768">
        <w:rPr>
          <w:rFonts w:ascii="Arial" w:hAnsi="Arial" w:cs="Arial"/>
          <w:color w:val="1A1A1A"/>
          <w:sz w:val="20"/>
          <w:szCs w:val="20"/>
        </w:rPr>
        <w:t>2C</w:t>
      </w:r>
      <w:r w:rsidR="00F60EBA">
        <w:rPr>
          <w:rFonts w:ascii="Arial" w:hAnsi="Arial" w:cs="Arial"/>
          <w:color w:val="1A1A1A"/>
          <w:sz w:val="20"/>
          <w:szCs w:val="20"/>
        </w:rPr>
        <w:t xml:space="preserve">). </w:t>
      </w:r>
      <w:r w:rsidR="005D2758" w:rsidRPr="00767D9E">
        <w:rPr>
          <w:rFonts w:ascii="Arial" w:hAnsi="Arial" w:cs="Arial"/>
          <w:color w:val="1A1A1A"/>
          <w:sz w:val="20"/>
          <w:szCs w:val="20"/>
        </w:rPr>
        <w:t>Based on</w:t>
      </w:r>
      <w:r w:rsidR="00425F5B" w:rsidRPr="00767D9E">
        <w:rPr>
          <w:rFonts w:ascii="Arial" w:hAnsi="Arial" w:cs="Arial"/>
          <w:color w:val="1A1A1A"/>
          <w:sz w:val="20"/>
          <w:szCs w:val="20"/>
        </w:rPr>
        <w:t xml:space="preserve"> predicted warming under RCP 8.5</w:t>
      </w:r>
      <w:r w:rsidR="005D2758" w:rsidRPr="00767D9E">
        <w:rPr>
          <w:rFonts w:ascii="Arial" w:hAnsi="Arial" w:cs="Arial"/>
          <w:color w:val="1A1A1A"/>
          <w:sz w:val="20"/>
          <w:szCs w:val="20"/>
        </w:rPr>
        <w:t xml:space="preserve">, </w:t>
      </w:r>
      <w:r w:rsidR="00767D9E">
        <w:rPr>
          <w:rFonts w:ascii="Arial" w:hAnsi="Arial" w:cs="Arial"/>
          <w:color w:val="1A1A1A"/>
          <w:sz w:val="20"/>
          <w:szCs w:val="20"/>
        </w:rPr>
        <w:t>for many tropical ecoregions</w:t>
      </w:r>
      <w:r w:rsidR="00425F5B" w:rsidRPr="00767D9E">
        <w:rPr>
          <w:rFonts w:ascii="Arial" w:hAnsi="Arial" w:cs="Arial"/>
          <w:color w:val="1A1A1A"/>
          <w:sz w:val="20"/>
          <w:szCs w:val="20"/>
        </w:rPr>
        <w:t xml:space="preserve"> the CTSM will (on average)</w:t>
      </w:r>
      <w:r w:rsidR="00AE50FC" w:rsidRPr="00767D9E">
        <w:rPr>
          <w:rFonts w:ascii="Arial" w:hAnsi="Arial" w:cs="Arial"/>
          <w:color w:val="1A1A1A"/>
          <w:sz w:val="20"/>
          <w:szCs w:val="20"/>
        </w:rPr>
        <w:t xml:space="preserve"> be reached by </w:t>
      </w:r>
      <w:r w:rsidR="00AB3EE5">
        <w:rPr>
          <w:rFonts w:ascii="Arial" w:hAnsi="Arial" w:cs="Arial"/>
          <w:color w:val="1A1A1A"/>
          <w:sz w:val="20"/>
          <w:szCs w:val="20"/>
        </w:rPr>
        <w:t>~</w:t>
      </w:r>
      <w:r w:rsidR="00AE50FC" w:rsidRPr="00767D9E">
        <w:rPr>
          <w:rFonts w:ascii="Arial" w:hAnsi="Arial" w:cs="Arial"/>
          <w:color w:val="1A1A1A"/>
          <w:sz w:val="20"/>
          <w:szCs w:val="20"/>
        </w:rPr>
        <w:t xml:space="preserve">2050 </w:t>
      </w:r>
      <w:r w:rsidR="00AB3EE5">
        <w:rPr>
          <w:rFonts w:ascii="Arial" w:hAnsi="Arial" w:cs="Arial"/>
          <w:color w:val="1A1A1A"/>
          <w:sz w:val="20"/>
          <w:szCs w:val="20"/>
        </w:rPr>
        <w:t>and</w:t>
      </w:r>
      <w:r w:rsidR="00425F5B" w:rsidRPr="00767D9E">
        <w:rPr>
          <w:rFonts w:ascii="Arial" w:hAnsi="Arial" w:cs="Arial"/>
          <w:color w:val="1A1A1A"/>
          <w:sz w:val="20"/>
          <w:szCs w:val="20"/>
        </w:rPr>
        <w:t xml:space="preserve"> at temperate latitude</w:t>
      </w:r>
      <w:r w:rsidR="00AE50FC" w:rsidRPr="00767D9E">
        <w:rPr>
          <w:rFonts w:ascii="Arial" w:hAnsi="Arial" w:cs="Arial"/>
          <w:color w:val="1A1A1A"/>
          <w:sz w:val="20"/>
          <w:szCs w:val="20"/>
        </w:rPr>
        <w:t>s</w:t>
      </w:r>
      <w:r w:rsidR="00425F5B" w:rsidRPr="00767D9E">
        <w:rPr>
          <w:rFonts w:ascii="Arial" w:hAnsi="Arial" w:cs="Arial"/>
          <w:color w:val="1A1A1A"/>
          <w:sz w:val="20"/>
          <w:szCs w:val="20"/>
        </w:rPr>
        <w:t xml:space="preserve">, </w:t>
      </w:r>
      <w:r w:rsidR="00AB3EE5">
        <w:rPr>
          <w:rFonts w:ascii="Arial" w:hAnsi="Arial" w:cs="Arial"/>
          <w:color w:val="1A1A1A"/>
          <w:sz w:val="20"/>
          <w:szCs w:val="20"/>
        </w:rPr>
        <w:t>not until</w:t>
      </w:r>
      <w:r w:rsidR="00AE50FC" w:rsidRPr="00767D9E">
        <w:rPr>
          <w:rFonts w:ascii="Arial" w:hAnsi="Arial" w:cs="Arial"/>
          <w:color w:val="1A1A1A"/>
          <w:sz w:val="20"/>
          <w:szCs w:val="20"/>
        </w:rPr>
        <w:t xml:space="preserve"> </w:t>
      </w:r>
      <w:r w:rsidR="00AB3EE5">
        <w:rPr>
          <w:rFonts w:ascii="Arial" w:hAnsi="Arial" w:cs="Arial"/>
          <w:color w:val="1A1A1A"/>
          <w:sz w:val="20"/>
          <w:szCs w:val="20"/>
        </w:rPr>
        <w:t>~</w:t>
      </w:r>
      <w:r w:rsidR="00AE50FC" w:rsidRPr="00767D9E">
        <w:rPr>
          <w:rFonts w:ascii="Arial" w:hAnsi="Arial" w:cs="Arial"/>
          <w:color w:val="1A1A1A"/>
          <w:sz w:val="20"/>
          <w:szCs w:val="20"/>
        </w:rPr>
        <w:t>2150.</w:t>
      </w:r>
      <w:r w:rsidR="00AE50FC">
        <w:rPr>
          <w:rFonts w:ascii="Arial" w:hAnsi="Arial" w:cs="Arial"/>
          <w:color w:val="1A1A1A"/>
          <w:sz w:val="20"/>
          <w:szCs w:val="20"/>
        </w:rPr>
        <w:t xml:space="preserve"> This means</w:t>
      </w:r>
      <w:r w:rsidR="00425F5B">
        <w:rPr>
          <w:rFonts w:ascii="Arial" w:hAnsi="Arial" w:cs="Arial"/>
          <w:color w:val="1A1A1A"/>
          <w:sz w:val="20"/>
          <w:szCs w:val="20"/>
        </w:rPr>
        <w:t xml:space="preserve"> that maximum summertime temperatures will exceed the estimated tolerance for the average species within the community. </w:t>
      </w:r>
      <w:r w:rsidR="004E3768">
        <w:rPr>
          <w:rFonts w:ascii="Arial" w:hAnsi="Arial" w:cs="Arial"/>
          <w:color w:val="1A1A1A"/>
          <w:sz w:val="20"/>
          <w:szCs w:val="20"/>
        </w:rPr>
        <w:t>In theory, this will cause the loss of a substantial number of species</w:t>
      </w:r>
      <w:r w:rsidR="00465867">
        <w:rPr>
          <w:rFonts w:ascii="Arial" w:hAnsi="Arial" w:cs="Arial"/>
          <w:color w:val="1A1A1A"/>
          <w:sz w:val="20"/>
          <w:szCs w:val="20"/>
        </w:rPr>
        <w:t>, even with a reasonable degree of adaptation or</w:t>
      </w:r>
      <w:r w:rsidR="004E3768">
        <w:rPr>
          <w:rFonts w:ascii="Arial" w:hAnsi="Arial" w:cs="Arial"/>
          <w:color w:val="1A1A1A"/>
          <w:sz w:val="20"/>
          <w:szCs w:val="20"/>
        </w:rPr>
        <w:t xml:space="preserve"> acclimatization</w:t>
      </w:r>
      <w:r w:rsidR="00465867">
        <w:rPr>
          <w:rFonts w:ascii="Arial" w:hAnsi="Arial" w:cs="Arial"/>
          <w:color w:val="1A1A1A"/>
          <w:sz w:val="20"/>
          <w:szCs w:val="20"/>
        </w:rPr>
        <w:t xml:space="preserve"> (</w:t>
      </w:r>
      <w:r w:rsidR="00740969">
        <w:rPr>
          <w:rFonts w:ascii="Arial" w:hAnsi="Arial" w:cs="Arial"/>
          <w:color w:val="1A1A1A"/>
          <w:sz w:val="20"/>
          <w:szCs w:val="20"/>
        </w:rPr>
        <w:t>e.g., 1</w:t>
      </w:r>
      <w:r w:rsidR="00740969">
        <w:rPr>
          <w:rFonts w:ascii="Arial" w:hAnsi="Arial" w:cs="Arial"/>
          <w:color w:val="1A1A1A"/>
          <w:sz w:val="20"/>
          <w:szCs w:val="20"/>
        </w:rPr>
        <w:sym w:font="Symbol" w:char="F0B0"/>
      </w:r>
      <w:r w:rsidR="00740969">
        <w:rPr>
          <w:rFonts w:ascii="Arial" w:hAnsi="Arial" w:cs="Arial"/>
          <w:color w:val="1A1A1A"/>
          <w:sz w:val="20"/>
          <w:szCs w:val="20"/>
        </w:rPr>
        <w:t xml:space="preserve"> </w:t>
      </w:r>
      <w:r w:rsidR="00803676">
        <w:rPr>
          <w:rFonts w:ascii="Arial" w:hAnsi="Arial" w:cs="Arial"/>
          <w:color w:val="1A1A1A"/>
          <w:sz w:val="20"/>
          <w:szCs w:val="20"/>
        </w:rPr>
        <w:t>C</w:t>
      </w:r>
      <w:r w:rsidR="00740969">
        <w:rPr>
          <w:rFonts w:ascii="Arial" w:hAnsi="Arial" w:cs="Arial"/>
          <w:color w:val="1A1A1A"/>
          <w:sz w:val="20"/>
          <w:szCs w:val="20"/>
        </w:rPr>
        <w:t xml:space="preserve">, </w:t>
      </w:r>
      <w:r w:rsidR="00465867">
        <w:rPr>
          <w:rFonts w:ascii="Arial" w:hAnsi="Arial" w:cs="Arial"/>
          <w:color w:val="1A1A1A"/>
          <w:sz w:val="20"/>
          <w:szCs w:val="20"/>
        </w:rPr>
        <w:t>Fig. 2C</w:t>
      </w:r>
      <w:r w:rsidR="004E3768">
        <w:rPr>
          <w:rFonts w:ascii="Arial" w:hAnsi="Arial" w:cs="Arial"/>
          <w:color w:val="1A1A1A"/>
          <w:sz w:val="20"/>
          <w:szCs w:val="20"/>
        </w:rPr>
        <w:t>).</w:t>
      </w:r>
      <w:r w:rsidR="005E57D9">
        <w:rPr>
          <w:rFonts w:ascii="Arial" w:hAnsi="Arial" w:cs="Arial"/>
          <w:color w:val="1A1A1A"/>
          <w:sz w:val="20"/>
          <w:szCs w:val="20"/>
        </w:rPr>
        <w:t xml:space="preserve"> </w:t>
      </w:r>
    </w:p>
    <w:p w14:paraId="3CAD1DF6" w14:textId="29663D8A" w:rsidR="00FC00AD" w:rsidRPr="00317E81" w:rsidRDefault="00BF5B0C" w:rsidP="00317E81">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del w:id="68" w:author="Richard Aronson" w:date="2017-07-24T10:03:00Z">
        <w:r w:rsidRPr="00B311AA" w:rsidDel="00587343">
          <w:rPr>
            <w:rFonts w:ascii="Arial" w:hAnsi="Arial" w:cs="Arial"/>
            <w:sz w:val="20"/>
            <w:szCs w:val="20"/>
          </w:rPr>
          <w:delText>,</w:delText>
        </w:r>
        <w:r w:rsidRPr="00B311AA" w:rsidDel="00587343">
          <w:rPr>
            <w:rFonts w:ascii="Arial" w:hAnsi="Arial" w:cs="Arial"/>
            <w:color w:val="1A1A1A"/>
            <w:sz w:val="20"/>
            <w:szCs w:val="20"/>
          </w:rPr>
          <w:delText xml:space="preserve"> </w:delText>
        </w:r>
        <w:r w:rsidDel="00587343">
          <w:rPr>
            <w:rFonts w:ascii="Arial" w:hAnsi="Arial" w:cs="Arial"/>
            <w:color w:val="1A1A1A"/>
            <w:sz w:val="20"/>
            <w:szCs w:val="20"/>
          </w:rPr>
          <w:delText>i.e.,</w:delText>
        </w:r>
      </w:del>
      <w:ins w:id="69" w:author="Richard Aronson" w:date="2017-07-24T10:03:00Z">
        <w:r w:rsidR="00587343">
          <w:rPr>
            <w:rFonts w:ascii="Arial" w:hAnsi="Arial" w:cs="Arial"/>
            <w:sz w:val="20"/>
            <w:szCs w:val="20"/>
          </w:rPr>
          <w:t>, in</w:t>
        </w:r>
      </w:ins>
      <w:r w:rsidRPr="00B311AA">
        <w:rPr>
          <w:rFonts w:ascii="Arial" w:hAnsi="Arial" w:cs="Arial"/>
          <w:color w:val="1A1A1A"/>
          <w:sz w:val="20"/>
          <w:szCs w:val="20"/>
        </w:rPr>
        <w:t xml:space="preserve"> </w:t>
      </w:r>
      <w:ins w:id="70" w:author="Richard Aronson" w:date="2017-07-24T10:03:00Z">
        <w:r w:rsidR="00587343">
          <w:rPr>
            <w:rFonts w:ascii="Arial" w:hAnsi="Arial" w:cs="Arial"/>
            <w:color w:val="1A1A1A"/>
            <w:sz w:val="20"/>
            <w:szCs w:val="20"/>
          </w:rPr>
          <w:t>‘</w:t>
        </w:r>
      </w:ins>
      <w:del w:id="71" w:author="Richard Aronson" w:date="2017-07-24T10:03:00Z">
        <w:r w:rsidDel="00587343">
          <w:rPr>
            <w:rFonts w:ascii="Arial" w:hAnsi="Arial" w:cs="Arial"/>
            <w:color w:val="1A1A1A"/>
            <w:sz w:val="20"/>
            <w:szCs w:val="20"/>
          </w:rPr>
          <w:delText>“</w:delText>
        </w:r>
      </w:del>
      <w:r w:rsidRPr="00B311AA">
        <w:rPr>
          <w:rFonts w:ascii="Arial" w:hAnsi="Arial" w:cs="Arial"/>
          <w:color w:val="1A1A1A"/>
          <w:sz w:val="20"/>
          <w:szCs w:val="20"/>
        </w:rPr>
        <w:t>climate change refugia</w:t>
      </w:r>
      <w:ins w:id="72" w:author="Richard Aronson" w:date="2017-07-24T10:03:00Z">
        <w:r w:rsidR="00587343">
          <w:rPr>
            <w:rFonts w:ascii="Arial" w:hAnsi="Arial" w:cs="Arial"/>
            <w:color w:val="1A1A1A"/>
            <w:sz w:val="20"/>
            <w:szCs w:val="20"/>
          </w:rPr>
          <w:t>’</w:t>
        </w:r>
      </w:ins>
      <w:del w:id="73" w:author="Richard Aronson" w:date="2017-07-24T10:03:00Z">
        <w:r w:rsidDel="00587343">
          <w:rPr>
            <w:rFonts w:ascii="Arial" w:hAnsi="Arial" w:cs="Arial"/>
            <w:color w:val="1A1A1A"/>
            <w:sz w:val="20"/>
            <w:szCs w:val="20"/>
          </w:rPr>
          <w:delText>”</w:delText>
        </w:r>
      </w:del>
      <w:r w:rsidRPr="00B311AA">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"&lt;sup&gt;21,22&lt;/sup&gt;", "plainTextFormattedCitation" : "21,22", "previouslyFormattedCitation" : "&lt;sup&gt;20,21&lt;/sup&gt;"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21,22</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However, forecasted warming rates for MPA</w:t>
      </w:r>
      <w:r w:rsidR="00C50430">
        <w:rPr>
          <w:rFonts w:ascii="Arial" w:hAnsi="Arial" w:cs="Arial"/>
          <w:color w:val="1A1A1A"/>
          <w:sz w:val="20"/>
          <w:szCs w:val="20"/>
        </w:rPr>
        <w:t>s</w:t>
      </w:r>
      <w:r>
        <w:rPr>
          <w:rFonts w:ascii="Arial" w:hAnsi="Arial" w:cs="Arial"/>
          <w:color w:val="1A1A1A"/>
          <w:sz w:val="20"/>
          <w:szCs w:val="20"/>
        </w:rPr>
        <w:t xml:space="preserve"> roughly match mean background rates</w:t>
      </w:r>
      <w:r w:rsidR="0080510B">
        <w:rPr>
          <w:rFonts w:ascii="Arial" w:hAnsi="Arial" w:cs="Arial"/>
          <w:color w:val="1A1A1A"/>
          <w:sz w:val="20"/>
          <w:szCs w:val="20"/>
        </w:rPr>
        <w:t>, except in polar regions</w:t>
      </w:r>
      <w:r>
        <w:rPr>
          <w:rFonts w:ascii="Arial" w:hAnsi="Arial" w:cs="Arial"/>
          <w:color w:val="1A1A1A"/>
          <w:sz w:val="20"/>
          <w:szCs w:val="20"/>
        </w:rPr>
        <w:t xml:space="preserve"> (Table 2). Polar MPAs are forecasted to warm far more slowly than the background rate</w:t>
      </w:r>
      <w:r w:rsidR="00C50430">
        <w:rPr>
          <w:rFonts w:ascii="Arial" w:hAnsi="Arial" w:cs="Arial"/>
          <w:color w:val="1A1A1A"/>
          <w:sz w:val="20"/>
          <w:szCs w:val="20"/>
        </w:rPr>
        <w:t>s</w:t>
      </w:r>
      <w:r>
        <w:rPr>
          <w:rFonts w:ascii="Arial" w:hAnsi="Arial" w:cs="Arial"/>
          <w:color w:val="1A1A1A"/>
          <w:sz w:val="20"/>
          <w:szCs w:val="20"/>
        </w:rPr>
        <w:t xml:space="preserve"> </w:t>
      </w:r>
      <w:r w:rsidR="00C50430">
        <w:rPr>
          <w:rFonts w:ascii="Arial" w:hAnsi="Arial" w:cs="Arial"/>
          <w:color w:val="1A1A1A"/>
          <w:sz w:val="20"/>
          <w:szCs w:val="20"/>
        </w:rPr>
        <w:t>for</w:t>
      </w:r>
      <w:r>
        <w:rPr>
          <w:rFonts w:ascii="Arial" w:hAnsi="Arial" w:cs="Arial"/>
          <w:color w:val="1A1A1A"/>
          <w:sz w:val="20"/>
          <w:szCs w:val="20"/>
        </w:rPr>
        <w:t xml:space="preserve"> polar oceans. </w:t>
      </w:r>
      <w:r w:rsidR="00D71F69" w:rsidRPr="00D71F69">
        <w:rPr>
          <w:rFonts w:ascii="Arial" w:hAnsi="Arial" w:cs="Arial"/>
          <w:color w:val="1A1A1A"/>
          <w:sz w:val="20"/>
          <w:szCs w:val="20"/>
        </w:rPr>
        <w:t xml:space="preserve">At a smaller scale, we found that there was substantial variation among ecoregions in projected warming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MPA placement was not focused</w:t>
      </w:r>
      <w:r w:rsidR="00744D21">
        <w:rPr>
          <w:rFonts w:ascii="Arial" w:hAnsi="Arial" w:cs="Arial"/>
          <w:color w:val="1A1A1A"/>
          <w:sz w:val="20"/>
          <w:szCs w:val="20"/>
        </w:rPr>
        <w:t xml:space="preserve"> on ecoregions with lower rates</w:t>
      </w:r>
      <w:r w:rsidR="0080510B">
        <w:rPr>
          <w:rFonts w:ascii="Arial" w:hAnsi="Arial" w:cs="Arial"/>
          <w:color w:val="1A1A1A"/>
          <w:sz w:val="20"/>
          <w:szCs w:val="20"/>
        </w:rPr>
        <w:t xml:space="preserve"> </w:t>
      </w:r>
      <w:r w:rsidR="0080510B" w:rsidRPr="00D71F69">
        <w:rPr>
          <w:rFonts w:ascii="Arial" w:hAnsi="Arial" w:cs="Arial"/>
          <w:color w:val="1A1A1A"/>
          <w:sz w:val="20"/>
          <w:szCs w:val="20"/>
        </w:rPr>
        <w:t xml:space="preserve">(Fig. </w:t>
      </w:r>
      <w:r w:rsidR="0080510B" w:rsidRPr="00FD5BF3">
        <w:rPr>
          <w:rFonts w:ascii="Arial" w:hAnsi="Arial" w:cs="Arial"/>
          <w:color w:val="1A1A1A"/>
          <w:sz w:val="20"/>
          <w:szCs w:val="20"/>
          <w:highlight w:val="yellow"/>
        </w:rPr>
        <w:t>S</w:t>
      </w:r>
      <w:r w:rsidR="005343E1">
        <w:rPr>
          <w:rFonts w:ascii="Arial" w:hAnsi="Arial" w:cs="Arial"/>
          <w:color w:val="1A1A1A"/>
          <w:sz w:val="20"/>
          <w:szCs w:val="20"/>
        </w:rPr>
        <w:t>2</w:t>
      </w:r>
      <w:r w:rsidR="0080510B" w:rsidRPr="00D71F69">
        <w:rPr>
          <w:rFonts w:ascii="Arial" w:hAnsi="Arial" w:cs="Arial"/>
          <w:color w:val="1A1A1A"/>
          <w:sz w:val="20"/>
          <w:szCs w:val="20"/>
        </w:rPr>
        <w:t>)</w:t>
      </w:r>
      <w:r w:rsidR="00744D21">
        <w:rPr>
          <w:rFonts w:ascii="Arial" w:hAnsi="Arial" w:cs="Arial"/>
          <w:color w:val="1A1A1A"/>
          <w:sz w:val="20"/>
          <w:szCs w:val="20"/>
        </w:rPr>
        <w:t xml:space="preserve">. Even if </w:t>
      </w:r>
      <w:r w:rsidR="00A80FBE">
        <w:rPr>
          <w:rFonts w:ascii="Arial" w:hAnsi="Arial" w:cs="Arial"/>
          <w:color w:val="1A1A1A"/>
          <w:sz w:val="20"/>
          <w:szCs w:val="20"/>
        </w:rPr>
        <w:t xml:space="preserve">future MPAs </w:t>
      </w:r>
      <w:r w:rsidR="0080510B">
        <w:rPr>
          <w:rFonts w:ascii="Arial" w:hAnsi="Arial" w:cs="Arial"/>
          <w:color w:val="1A1A1A"/>
          <w:sz w:val="20"/>
          <w:szCs w:val="20"/>
        </w:rPr>
        <w:t xml:space="preserve">are </w:t>
      </w:r>
      <w:r w:rsidR="00A80FBE">
        <w:rPr>
          <w:rFonts w:ascii="Arial" w:hAnsi="Arial" w:cs="Arial"/>
          <w:color w:val="1A1A1A"/>
          <w:sz w:val="20"/>
          <w:szCs w:val="20"/>
        </w:rPr>
        <w:t xml:space="preserve">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w:t>
      </w:r>
      <w:r w:rsidR="00C50212" w:rsidRPr="00C50212">
        <w:rPr>
          <w:rFonts w:ascii="Arial" w:hAnsi="Arial" w:cs="Arial"/>
          <w:color w:val="1A1A1A"/>
          <w:sz w:val="20"/>
          <w:szCs w:val="20"/>
          <w:highlight w:val="yellow"/>
        </w:rPr>
        <w:t xml:space="preserve">spatially </w:t>
      </w:r>
      <w:r w:rsidR="00C07DAD" w:rsidRPr="00C50212">
        <w:rPr>
          <w:rFonts w:ascii="Arial" w:hAnsi="Arial" w:cs="Arial"/>
          <w:color w:val="1A1A1A"/>
          <w:sz w:val="20"/>
          <w:szCs w:val="20"/>
          <w:highlight w:val="yellow"/>
        </w:rPr>
        <w:t>discordant</w:t>
      </w:r>
      <w:r w:rsidR="0036421B" w:rsidRPr="00C50212">
        <w:rPr>
          <w:rFonts w:ascii="Arial" w:hAnsi="Arial" w:cs="Arial"/>
          <w:color w:val="1A1A1A"/>
          <w:sz w:val="20"/>
          <w:szCs w:val="20"/>
          <w:highlight w:val="yellow"/>
        </w:rPr>
        <w:t xml:space="preserve"> with that of</w:t>
      </w:r>
      <w:r w:rsidR="0036421B">
        <w:rPr>
          <w:rFonts w:ascii="Arial" w:hAnsi="Arial" w:cs="Arial"/>
          <w:color w:val="1A1A1A"/>
          <w:sz w:val="20"/>
          <w:szCs w:val="20"/>
        </w:rPr>
        <w:t xml:space="preserve">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refugia from </w:t>
      </w:r>
      <w:r w:rsidR="00C07DAD">
        <w:rPr>
          <w:rFonts w:ascii="Arial" w:hAnsi="Arial" w:cs="Arial"/>
          <w:color w:val="1A1A1A"/>
          <w:sz w:val="20"/>
          <w:szCs w:val="20"/>
        </w:rPr>
        <w:lastRenderedPageBreak/>
        <w:t xml:space="preserve">deoxygenation are mainly tropical (Fig. 3). </w:t>
      </w:r>
      <w:r w:rsidR="00EA69A7" w:rsidRPr="00467173">
        <w:rPr>
          <w:rFonts w:ascii="Arial" w:hAnsi="Arial" w:cs="Arial"/>
          <w:color w:val="1A1A1A"/>
          <w:sz w:val="20"/>
          <w:szCs w:val="20"/>
        </w:rPr>
        <w:t xml:space="preserve">Multi-factor refugia are relatively rare and have very little overlap with the </w:t>
      </w:r>
      <w:commentRangeStart w:id="74"/>
      <w:r w:rsidR="00EA69A7" w:rsidRPr="00467173">
        <w:rPr>
          <w:rFonts w:ascii="Arial" w:hAnsi="Arial" w:cs="Arial"/>
          <w:color w:val="1A1A1A"/>
          <w:sz w:val="20"/>
          <w:szCs w:val="20"/>
        </w:rPr>
        <w:t xml:space="preserve">current distribution </w:t>
      </w:r>
      <w:commentRangeEnd w:id="74"/>
      <w:r w:rsidR="00566195" w:rsidRPr="00467173">
        <w:rPr>
          <w:rStyle w:val="CommentReference"/>
          <w:rFonts w:asciiTheme="minorHAnsi" w:hAnsiTheme="minorHAnsi" w:cstheme="minorBidi"/>
        </w:rPr>
        <w:commentReference w:id="74"/>
      </w:r>
      <w:r w:rsidR="00EA69A7" w:rsidRPr="00467173">
        <w:rPr>
          <w:rFonts w:ascii="Arial" w:hAnsi="Arial" w:cs="Arial"/>
          <w:color w:val="1A1A1A"/>
          <w:sz w:val="20"/>
          <w:szCs w:val="20"/>
        </w:rPr>
        <w:t xml:space="preserve">of existing </w:t>
      </w:r>
      <w:commentRangeStart w:id="75"/>
      <w:r w:rsidR="00EA69A7" w:rsidRPr="00467173">
        <w:rPr>
          <w:rFonts w:ascii="Arial" w:hAnsi="Arial" w:cs="Arial"/>
          <w:color w:val="1A1A1A"/>
          <w:sz w:val="20"/>
          <w:szCs w:val="20"/>
        </w:rPr>
        <w:t>MPAs</w:t>
      </w:r>
      <w:commentRangeEnd w:id="75"/>
      <w:r w:rsidR="00AB3261" w:rsidRPr="00467173">
        <w:rPr>
          <w:rStyle w:val="CommentReference"/>
          <w:rFonts w:asciiTheme="minorHAnsi" w:hAnsiTheme="minorHAnsi" w:cstheme="minorBidi"/>
        </w:rPr>
        <w:commentReference w:id="75"/>
      </w:r>
      <w:r w:rsidR="00446185" w:rsidRPr="00467173">
        <w:rPr>
          <w:rFonts w:ascii="Arial" w:hAnsi="Arial" w:cs="Arial"/>
          <w:color w:val="1A1A1A"/>
          <w:sz w:val="20"/>
          <w:szCs w:val="20"/>
        </w:rPr>
        <w:t xml:space="preserve"> </w:t>
      </w:r>
      <w:r w:rsidR="00446185">
        <w:rPr>
          <w:rFonts w:ascii="Arial" w:hAnsi="Arial" w:cs="Arial"/>
          <w:color w:val="1A1A1A"/>
          <w:sz w:val="20"/>
          <w:szCs w:val="20"/>
          <w:highlight w:val="yellow"/>
        </w:rPr>
        <w:t>(Fig. SX)</w:t>
      </w:r>
      <w:r w:rsidR="00EA69A7" w:rsidRPr="005F363D">
        <w:rPr>
          <w:rFonts w:ascii="Arial" w:hAnsi="Arial" w:cs="Arial"/>
          <w:color w:val="1A1A1A"/>
          <w:sz w:val="20"/>
          <w:szCs w:val="20"/>
          <w:highlight w:val="yellow"/>
        </w:rPr>
        <w:t>.</w:t>
      </w:r>
      <w:r w:rsidR="00EA69A7">
        <w:rPr>
          <w:rFonts w:ascii="Arial" w:hAnsi="Arial" w:cs="Arial"/>
          <w:color w:val="1A1A1A"/>
          <w:sz w:val="20"/>
          <w:szCs w:val="20"/>
        </w:rPr>
        <w:t xml:space="preserve">   </w:t>
      </w:r>
      <w:r w:rsidR="00FD58F6">
        <w:rPr>
          <w:rStyle w:val="CommentReference"/>
          <w:rFonts w:asciiTheme="minorHAnsi" w:hAnsiTheme="minorHAnsi" w:cstheme="minorBidi"/>
        </w:rPr>
        <w:commentReference w:id="76"/>
      </w:r>
      <w:r w:rsidR="00FC00AD">
        <w:rPr>
          <w:rFonts w:ascii="Helvetica" w:eastAsia="Times New Roman" w:hAnsi="Helvetica"/>
          <w:i/>
          <w:iCs/>
          <w:color w:val="000000"/>
          <w:sz w:val="21"/>
          <w:szCs w:val="21"/>
          <w:shd w:val="clear" w:color="auto" w:fill="FFFFFF"/>
        </w:rPr>
        <w:t xml:space="preserve"> </w:t>
      </w:r>
    </w:p>
    <w:p w14:paraId="085984D1" w14:textId="3AC34E22" w:rsidR="00083B51" w:rsidRDefault="00B57738" w:rsidP="007F1C61">
      <w:pPr>
        <w:widowControl w:val="0"/>
        <w:spacing w:line="480" w:lineRule="auto"/>
        <w:ind w:firstLine="720"/>
        <w:rPr>
          <w:rFonts w:ascii="Arial" w:hAnsi="Arial" w:cs="Arial"/>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00E77772">
        <w:rPr>
          <w:rFonts w:ascii="Arial" w:hAnsi="Arial" w:cs="Arial"/>
          <w:color w:val="1A1A1A"/>
          <w:sz w:val="20"/>
          <w:szCs w:val="20"/>
        </w:rPr>
        <w:t xml:space="preserve"> in </w:t>
      </w:r>
      <w:r w:rsidR="00C01C05">
        <w:rPr>
          <w:rFonts w:ascii="Arial" w:hAnsi="Arial" w:cs="Arial"/>
          <w:color w:val="1A1A1A"/>
          <w:sz w:val="20"/>
          <w:szCs w:val="20"/>
        </w:rPr>
        <w:t>most oceanic</w:t>
      </w:r>
      <w:r w:rsidR="00E77772">
        <w:rPr>
          <w:rFonts w:ascii="Arial" w:hAnsi="Arial" w:cs="Arial"/>
          <w:color w:val="1A1A1A"/>
          <w:sz w:val="20"/>
          <w:szCs w:val="20"/>
        </w:rPr>
        <w:t xml:space="preserve"> regions</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"&lt;sup&gt;23&lt;/sup&gt;", "plainTextFormattedCitation" : "23",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23</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"ISBN" : "1932-6203", "ISSN" : "19326203", "PMID" : "20386710", "abstract" : "Mangrove species are uniquely adapted to tropical and subtropical coasts, and although relatively low in number of species, mangrove forests provide at least US $1.6 billion each year in ecosystem services and support coastal livelihoods worldwide. Globally, mangrove areas are declining rapidly as they are cleared for coastal development and aquaculture and logged for timber and fuel production. Little is known about the effects of mangrove area loss on individual mangrove species and local or regional populations. To address this gap, species-specific information on global distribution, population status, life history traits, and major threats were compiled for each of the 70 known species of mangroves. Each species' probability of extinction was assessed under the Categories and Criteria of the IUCN Red List of Threatened Species. Eleven of the 70 mangrove species (16%) are at elevated threat of extinction. Particular areas of geographical concern include the Atlantic and Pacific coasts of Central America, where as many as 40% of mangroves species present are threatened with extinction. Across the globe, mangrove species found primarily in the high intertidal and upstream estuarine zones, which often have specific freshwater requirements and patchy distributions, are the most threatened because they are often the first cleared for development of aquaculture and agriculture. The loss of mangrove species will have devastating economic and environmental consequences for coastal communities, especially in those areas with low mangrove diversity and high mangrove area or species loss. Several species at high risk of extinction may disappear well before the next decade if existing protective measures are not enforced.",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"Nam", "given" : "Vien Ngoc",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"&lt;sup&gt;24\u201326&lt;/sup&gt;", "plainTextFormattedCitation" : "24\u201326",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24–26</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t a panacea, well-enforced MPAs</w:t>
      </w:r>
      <w:del w:id="77" w:author="Richard Aronson" w:date="2017-07-24T10:04:00Z">
        <w:r w:rsidR="0020635D" w:rsidDel="00587343">
          <w:rPr>
            <w:rFonts w:ascii="Arial" w:hAnsi="Arial" w:cs="Arial"/>
            <w:color w:val="1A1A1A"/>
            <w:sz w:val="20"/>
            <w:szCs w:val="20"/>
          </w:rPr>
          <w:delText xml:space="preserve"> – </w:delText>
        </w:r>
      </w:del>
      <w:ins w:id="78" w:author="Richard Aronson" w:date="2017-07-24T10:04:00Z">
        <w:r w:rsidR="00587343">
          <w:rPr>
            <w:rFonts w:ascii="Arial" w:hAnsi="Arial" w:cs="Arial"/>
            <w:color w:val="1A1A1A"/>
            <w:sz w:val="20"/>
            <w:szCs w:val="20"/>
          </w:rPr>
          <w:t xml:space="preserve">, </w:t>
        </w:r>
      </w:ins>
      <w:r w:rsidR="0020635D">
        <w:rPr>
          <w:rFonts w:ascii="Arial" w:hAnsi="Arial" w:cs="Arial"/>
          <w:color w:val="1A1A1A"/>
          <w:sz w:val="20"/>
          <w:szCs w:val="20"/>
        </w:rPr>
        <w:t>particularly no-take marine reserves</w:t>
      </w:r>
      <w:del w:id="79" w:author="Richard Aronson" w:date="2017-07-24T10:04:00Z">
        <w:r w:rsidR="0020635D" w:rsidDel="00587343">
          <w:rPr>
            <w:rFonts w:ascii="Arial" w:hAnsi="Arial" w:cs="Arial"/>
            <w:color w:val="1A1A1A"/>
            <w:sz w:val="20"/>
            <w:szCs w:val="20"/>
          </w:rPr>
          <w:delText xml:space="preserve"> – </w:delText>
        </w:r>
      </w:del>
      <w:ins w:id="80" w:author="Richard Aronson" w:date="2017-07-24T10:04:00Z">
        <w:r w:rsidR="00587343">
          <w:rPr>
            <w:rFonts w:ascii="Arial" w:hAnsi="Arial" w:cs="Arial"/>
            <w:color w:val="1A1A1A"/>
            <w:sz w:val="20"/>
            <w:szCs w:val="20"/>
          </w:rPr>
          <w:t xml:space="preserve">, </w:t>
        </w:r>
      </w:ins>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"&lt;sup&gt;27,28&lt;/sup&gt;", "plainTextFormattedCitation" : "27,28",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27,28</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E77772">
        <w:rPr>
          <w:rFonts w:ascii="Arial" w:hAnsi="Arial" w:cs="Arial"/>
          <w:sz w:val="20"/>
          <w:szCs w:val="20"/>
        </w:rPr>
        <w:t xml:space="preserve">of ocean surface area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4455D7">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"&lt;sup&gt;29&lt;/sup&gt;", "plainTextFormattedCitation" : "29",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29</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commentRangeStart w:id="81"/>
      <w:r w:rsidR="009B6F33">
        <w:rPr>
          <w:rFonts w:ascii="Arial" w:hAnsi="Arial" w:cs="Arial"/>
          <w:sz w:val="20"/>
          <w:szCs w:val="20"/>
        </w:rPr>
        <w:t>Although</w:t>
      </w:r>
      <w:commentRangeEnd w:id="81"/>
      <w:r w:rsidR="00E77772">
        <w:rPr>
          <w:rStyle w:val="CommentReference"/>
          <w:rFonts w:asciiTheme="minorHAnsi" w:hAnsiTheme="minorHAnsi" w:cstheme="minorBidi"/>
        </w:rPr>
        <w:commentReference w:id="81"/>
      </w:r>
      <w:r w:rsidR="009B6F33">
        <w:rPr>
          <w:rFonts w:ascii="Arial" w:hAnsi="Arial" w:cs="Arial"/>
          <w:sz w:val="20"/>
          <w:szCs w:val="20"/>
        </w:rPr>
        <w:t xml:space="preserve">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xml:space="preserve">, </w:t>
      </w:r>
      <w:r w:rsidR="00386ABE" w:rsidRPr="00EA797A">
        <w:rPr>
          <w:rFonts w:ascii="Arial" w:hAnsi="Arial" w:cs="Arial"/>
          <w:sz w:val="20"/>
          <w:szCs w:val="20"/>
        </w:rPr>
        <w:t>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w:t>
      </w:r>
      <w:ins w:id="82" w:author="Richard Aronson" w:date="2017-07-24T10:05:00Z">
        <w:r w:rsidR="00126AFC">
          <w:rPr>
            <w:rFonts w:ascii="Arial" w:hAnsi="Arial" w:cs="Arial"/>
            <w:sz w:val="20"/>
            <w:szCs w:val="20"/>
          </w:rPr>
          <w:t xml:space="preserve">in all likelihood </w:t>
        </w:r>
      </w:ins>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of the ecosystem</w:t>
      </w:r>
      <w:ins w:id="83" w:author="Richard Aronson" w:date="2017-07-24T10:05:00Z">
        <w:r w:rsidR="00126AFC">
          <w:rPr>
            <w:rFonts w:ascii="Arial" w:hAnsi="Arial" w:cs="Arial"/>
            <w:sz w:val="20"/>
            <w:szCs w:val="20"/>
          </w:rPr>
          <w:t>s</w:t>
        </w:r>
      </w:ins>
      <w:r w:rsidR="00386ABE">
        <w:rPr>
          <w:rFonts w:ascii="Arial" w:hAnsi="Arial" w:cs="Arial"/>
          <w:sz w:val="20"/>
          <w:szCs w:val="20"/>
        </w:rPr>
        <w:t xml:space="preserve"> currently protected within </w:t>
      </w:r>
      <w:r w:rsidR="00E77772">
        <w:rPr>
          <w:rFonts w:ascii="Arial" w:hAnsi="Arial" w:cs="Arial"/>
          <w:sz w:val="20"/>
          <w:szCs w:val="20"/>
        </w:rPr>
        <w:t xml:space="preserve">the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3043DC5D" w14:textId="77777777" w:rsidR="007F1C61" w:rsidRPr="0020635D" w:rsidRDefault="007F1C61" w:rsidP="007F1C61">
      <w:pPr>
        <w:widowControl w:val="0"/>
        <w:spacing w:line="480" w:lineRule="auto"/>
        <w:ind w:firstLine="720"/>
        <w:rPr>
          <w:rFonts w:ascii="Arial" w:hAnsi="Arial" w:cs="Arial"/>
          <w:color w:val="1A1A1A"/>
          <w:sz w:val="20"/>
          <w:szCs w:val="20"/>
        </w:rPr>
      </w:pPr>
    </w:p>
    <w:p w14:paraId="0307E605" w14:textId="77777777" w:rsidR="005A081B" w:rsidRDefault="005A081B">
      <w:pPr>
        <w:rPr>
          <w:rFonts w:ascii="Arial" w:hAnsi="Arial" w:cs="Arial"/>
          <w:b/>
          <w:sz w:val="20"/>
          <w:szCs w:val="20"/>
        </w:rPr>
      </w:pPr>
      <w:r>
        <w:rPr>
          <w:rFonts w:ascii="Arial" w:hAnsi="Arial" w:cs="Arial"/>
          <w:b/>
          <w:sz w:val="20"/>
          <w:szCs w:val="20"/>
        </w:rPr>
        <w:br w:type="page"/>
      </w:r>
    </w:p>
    <w:p w14:paraId="5EC909FC" w14:textId="1AD89CE6" w:rsidR="00C622A6" w:rsidRDefault="00C622A6" w:rsidP="00AC4C23">
      <w:pPr>
        <w:spacing w:line="480" w:lineRule="auto"/>
        <w:rPr>
          <w:rFonts w:ascii="Arial" w:hAnsi="Arial" w:cs="Arial"/>
          <w:b/>
          <w:sz w:val="20"/>
          <w:szCs w:val="20"/>
        </w:rPr>
      </w:pPr>
      <w:r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commentRangeStart w:id="84"/>
    <w:p w14:paraId="23B537FB" w14:textId="66A32439" w:rsidR="004455D7" w:rsidRPr="004455D7" w:rsidRDefault="00DA676B" w:rsidP="004455D7">
      <w:pPr>
        <w:widowControl w:val="0"/>
        <w:autoSpaceDE w:val="0"/>
        <w:autoSpaceDN w:val="0"/>
        <w:adjustRightInd w:val="0"/>
        <w:spacing w:line="480" w:lineRule="auto"/>
        <w:ind w:left="640" w:hanging="640"/>
        <w:rPr>
          <w:rFonts w:ascii="Arial" w:eastAsia="Times New Roman"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4455D7" w:rsidRPr="004455D7">
        <w:rPr>
          <w:rFonts w:ascii="Arial" w:eastAsia="Times New Roman" w:hAnsi="Arial" w:cs="Arial"/>
          <w:noProof/>
          <w:sz w:val="20"/>
        </w:rPr>
        <w:t xml:space="preserve">1. </w:t>
      </w:r>
      <w:r w:rsidR="004455D7" w:rsidRPr="004455D7">
        <w:rPr>
          <w:rFonts w:ascii="Arial" w:eastAsia="Times New Roman" w:hAnsi="Arial" w:cs="Arial"/>
          <w:noProof/>
          <w:sz w:val="20"/>
        </w:rPr>
        <w:tab/>
        <w:t xml:space="preserve">Allison GW, Lubchenco J, Carr MH. Marine reserves are necessary but not sufficient for marine conservation. </w:t>
      </w:r>
      <w:r w:rsidR="004455D7" w:rsidRPr="004455D7">
        <w:rPr>
          <w:rFonts w:ascii="Arial" w:eastAsia="Times New Roman" w:hAnsi="Arial" w:cs="Arial"/>
          <w:i/>
          <w:iCs/>
          <w:noProof/>
          <w:sz w:val="20"/>
        </w:rPr>
        <w:t>Ecol Appl</w:t>
      </w:r>
      <w:r w:rsidR="004455D7" w:rsidRPr="004455D7">
        <w:rPr>
          <w:rFonts w:ascii="Arial" w:eastAsia="Times New Roman" w:hAnsi="Arial" w:cs="Arial"/>
          <w:noProof/>
          <w:sz w:val="20"/>
        </w:rPr>
        <w:t>. 1998;8(sp1).</w:t>
      </w:r>
    </w:p>
    <w:p w14:paraId="7A31558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 </w:t>
      </w:r>
      <w:r w:rsidRPr="004455D7">
        <w:rPr>
          <w:rFonts w:ascii="Arial" w:eastAsia="Times New Roman" w:hAnsi="Arial" w:cs="Arial"/>
          <w:noProof/>
          <w:sz w:val="20"/>
        </w:rPr>
        <w:tab/>
        <w:t xml:space="preserve">van Vuuren DP, Edmonds J, Kainuma M, et al. The representative concentration pathways: an overview. </w:t>
      </w:r>
      <w:r w:rsidRPr="004455D7">
        <w:rPr>
          <w:rFonts w:ascii="Arial" w:eastAsia="Times New Roman" w:hAnsi="Arial" w:cs="Arial"/>
          <w:i/>
          <w:iCs/>
          <w:noProof/>
          <w:sz w:val="20"/>
        </w:rPr>
        <w:t>Clim Change</w:t>
      </w:r>
      <w:r w:rsidRPr="004455D7">
        <w:rPr>
          <w:rFonts w:ascii="Arial" w:eastAsia="Times New Roman" w:hAnsi="Arial" w:cs="Arial"/>
          <w:noProof/>
          <w:sz w:val="20"/>
        </w:rPr>
        <w:t>. 2011;109(1-2):5-31. doi:10.1007/s10584-011-0148-z.</w:t>
      </w:r>
    </w:p>
    <w:p w14:paraId="51ABD2F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3. </w:t>
      </w:r>
      <w:r w:rsidRPr="004455D7">
        <w:rPr>
          <w:rFonts w:ascii="Arial" w:eastAsia="Times New Roman" w:hAnsi="Arial" w:cs="Arial"/>
          <w:noProof/>
          <w:sz w:val="20"/>
        </w:rPr>
        <w:tab/>
        <w:t xml:space="preserve">García Molinos J, Halpern BS, Schoeman DS, et al. Climate velocity and the future global redistribution of marine biodiversity. </w:t>
      </w:r>
      <w:r w:rsidRPr="004455D7">
        <w:rPr>
          <w:rFonts w:ascii="Arial" w:eastAsia="Times New Roman" w:hAnsi="Arial" w:cs="Arial"/>
          <w:i/>
          <w:iCs/>
          <w:noProof/>
          <w:sz w:val="20"/>
        </w:rPr>
        <w:t>Nat Clim Chang</w:t>
      </w:r>
      <w:r w:rsidRPr="004455D7">
        <w:rPr>
          <w:rFonts w:ascii="Arial" w:eastAsia="Times New Roman" w:hAnsi="Arial" w:cs="Arial"/>
          <w:noProof/>
          <w:sz w:val="20"/>
        </w:rPr>
        <w:t>. 2015;6(1):83-88. doi:10.1038/nclimate2769.</w:t>
      </w:r>
    </w:p>
    <w:p w14:paraId="47CA534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4. </w:t>
      </w:r>
      <w:r w:rsidRPr="004455D7">
        <w:rPr>
          <w:rFonts w:ascii="Arial" w:eastAsia="Times New Roman" w:hAnsi="Arial" w:cs="Arial"/>
          <w:noProof/>
          <w:sz w:val="20"/>
        </w:rPr>
        <w:tab/>
        <w:t xml:space="preserve">Stuart-Smith RD, Edgar GJ, Barrett NS, Kininmonth SJ, Bates AE. Thermal biases and vulnerability to warming in the world’s marine fauna. </w:t>
      </w:r>
      <w:r w:rsidRPr="004455D7">
        <w:rPr>
          <w:rFonts w:ascii="Arial" w:eastAsia="Times New Roman" w:hAnsi="Arial" w:cs="Arial"/>
          <w:i/>
          <w:iCs/>
          <w:noProof/>
          <w:sz w:val="20"/>
        </w:rPr>
        <w:t>Nature</w:t>
      </w:r>
      <w:r w:rsidRPr="004455D7">
        <w:rPr>
          <w:rFonts w:ascii="Arial" w:eastAsia="Times New Roman" w:hAnsi="Arial" w:cs="Arial"/>
          <w:noProof/>
          <w:sz w:val="20"/>
        </w:rPr>
        <w:t>. November 2015. doi:10.1038/nature16144.</w:t>
      </w:r>
    </w:p>
    <w:p w14:paraId="37E9D86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5. </w:t>
      </w:r>
      <w:r w:rsidRPr="004455D7">
        <w:rPr>
          <w:rFonts w:ascii="Arial" w:eastAsia="Times New Roman" w:hAnsi="Arial" w:cs="Arial"/>
          <w:noProof/>
          <w:sz w:val="20"/>
        </w:rPr>
        <w:tab/>
        <w:t xml:space="preserve">Peters RL. The Greenhouse Effect and Nature Reserves. </w:t>
      </w:r>
      <w:r w:rsidRPr="004455D7">
        <w:rPr>
          <w:rFonts w:ascii="Arial" w:eastAsia="Times New Roman" w:hAnsi="Arial" w:cs="Arial"/>
          <w:i/>
          <w:iCs/>
          <w:noProof/>
          <w:sz w:val="20"/>
        </w:rPr>
        <w:t>Bioscience</w:t>
      </w:r>
      <w:r w:rsidRPr="004455D7">
        <w:rPr>
          <w:rFonts w:ascii="Arial" w:eastAsia="Times New Roman" w:hAnsi="Arial" w:cs="Arial"/>
          <w:noProof/>
          <w:sz w:val="20"/>
        </w:rPr>
        <w:t>. 1985;35(11):707-717. doi:10.2307/1310052.</w:t>
      </w:r>
    </w:p>
    <w:p w14:paraId="211FF32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6. </w:t>
      </w:r>
      <w:r w:rsidRPr="004455D7">
        <w:rPr>
          <w:rFonts w:ascii="Arial" w:eastAsia="Times New Roman" w:hAnsi="Arial" w:cs="Arial"/>
          <w:noProof/>
          <w:sz w:val="20"/>
        </w:rPr>
        <w:tab/>
        <w:t xml:space="preserve">Graham N a J, McClanahan TR, MacNeil MA, et al. Climate warming, marine protected areas and the ocean-scale integrity of coral reef ecosystems. </w:t>
      </w:r>
      <w:r w:rsidRPr="004455D7">
        <w:rPr>
          <w:rFonts w:ascii="Arial" w:eastAsia="Times New Roman" w:hAnsi="Arial" w:cs="Arial"/>
          <w:i/>
          <w:iCs/>
          <w:noProof/>
          <w:sz w:val="20"/>
        </w:rPr>
        <w:t>PLoS One</w:t>
      </w:r>
      <w:r w:rsidRPr="004455D7">
        <w:rPr>
          <w:rFonts w:ascii="Arial" w:eastAsia="Times New Roman" w:hAnsi="Arial" w:cs="Arial"/>
          <w:noProof/>
          <w:sz w:val="20"/>
        </w:rPr>
        <w:t>. 2008;3(8):e3039. doi:10.1371/journal.pone.0003039.</w:t>
      </w:r>
    </w:p>
    <w:p w14:paraId="61C03C8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7. </w:t>
      </w:r>
      <w:r w:rsidRPr="004455D7">
        <w:rPr>
          <w:rFonts w:ascii="Arial" w:eastAsia="Times New Roman" w:hAnsi="Arial" w:cs="Arial"/>
          <w:noProof/>
          <w:sz w:val="20"/>
        </w:rPr>
        <w:tab/>
        <w:t xml:space="preserve">Monahan WB, Fisichelli NA. Climate exposure of US national parks in a new era of change. </w:t>
      </w:r>
      <w:r w:rsidRPr="004455D7">
        <w:rPr>
          <w:rFonts w:ascii="Arial" w:eastAsia="Times New Roman" w:hAnsi="Arial" w:cs="Arial"/>
          <w:i/>
          <w:iCs/>
          <w:noProof/>
          <w:sz w:val="20"/>
        </w:rPr>
        <w:t>PLoS One</w:t>
      </w:r>
      <w:r w:rsidRPr="004455D7">
        <w:rPr>
          <w:rFonts w:ascii="Arial" w:eastAsia="Times New Roman" w:hAnsi="Arial" w:cs="Arial"/>
          <w:noProof/>
          <w:sz w:val="20"/>
        </w:rPr>
        <w:t>. 2014;9(7):e101302.</w:t>
      </w:r>
    </w:p>
    <w:p w14:paraId="26DE7EE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8. </w:t>
      </w:r>
      <w:r w:rsidRPr="004455D7">
        <w:rPr>
          <w:rFonts w:ascii="Arial" w:eastAsia="Times New Roman" w:hAnsi="Arial" w:cs="Arial"/>
          <w:noProof/>
          <w:sz w:val="20"/>
        </w:rPr>
        <w:tab/>
        <w:t xml:space="preserve">Hughes TP, Kerry J, Álvarez-Noriega M, et al. Global warming and recurrent mass bleaching of corals. </w:t>
      </w:r>
      <w:r w:rsidRPr="004455D7">
        <w:rPr>
          <w:rFonts w:ascii="Arial" w:eastAsia="Times New Roman" w:hAnsi="Arial" w:cs="Arial"/>
          <w:i/>
          <w:iCs/>
          <w:noProof/>
          <w:sz w:val="20"/>
        </w:rPr>
        <w:t>Nature</w:t>
      </w:r>
      <w:r w:rsidRPr="004455D7">
        <w:rPr>
          <w:rFonts w:ascii="Arial" w:eastAsia="Times New Roman" w:hAnsi="Arial" w:cs="Arial"/>
          <w:noProof/>
          <w:sz w:val="20"/>
        </w:rPr>
        <w:t>. 2017. doi:10.1038/nature21707.</w:t>
      </w:r>
    </w:p>
    <w:p w14:paraId="40B638E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9. </w:t>
      </w:r>
      <w:r w:rsidRPr="004455D7">
        <w:rPr>
          <w:rFonts w:ascii="Arial" w:eastAsia="Times New Roman" w:hAnsi="Arial" w:cs="Arial"/>
          <w:noProof/>
          <w:sz w:val="20"/>
        </w:rPr>
        <w:tab/>
        <w:t xml:space="preserve">Moss RH, Edmonds JA, Hibbard KA, et al. The next generation of scenarios for climate change research and assessment. </w:t>
      </w:r>
      <w:r w:rsidRPr="004455D7">
        <w:rPr>
          <w:rFonts w:ascii="Arial" w:eastAsia="Times New Roman" w:hAnsi="Arial" w:cs="Arial"/>
          <w:i/>
          <w:iCs/>
          <w:noProof/>
          <w:sz w:val="20"/>
        </w:rPr>
        <w:t>Nature</w:t>
      </w:r>
      <w:r w:rsidRPr="004455D7">
        <w:rPr>
          <w:rFonts w:ascii="Arial" w:eastAsia="Times New Roman" w:hAnsi="Arial" w:cs="Arial"/>
          <w:noProof/>
          <w:sz w:val="20"/>
        </w:rPr>
        <w:t>. 2010;463(7282):747-756. http://dx.doi.org/10.1038/nature08823.</w:t>
      </w:r>
    </w:p>
    <w:p w14:paraId="29B2EF55"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10.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509466C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11. </w:t>
      </w:r>
      <w:r w:rsidRPr="004455D7">
        <w:rPr>
          <w:rFonts w:ascii="Arial" w:eastAsia="Times New Roman" w:hAnsi="Arial" w:cs="Arial"/>
          <w:noProof/>
          <w:sz w:val="20"/>
        </w:rPr>
        <w:tab/>
        <w:t xml:space="preserve">Gattuso J-P, Magnan A, Bille R, et al. Contrasting futures for ocean and society from different anthropogenic CO2 emissions scenarios. </w:t>
      </w:r>
      <w:r w:rsidRPr="004455D7">
        <w:rPr>
          <w:rFonts w:ascii="Arial" w:eastAsia="Times New Roman" w:hAnsi="Arial" w:cs="Arial"/>
          <w:i/>
          <w:iCs/>
          <w:noProof/>
          <w:sz w:val="20"/>
        </w:rPr>
        <w:t>Science (80- )</w:t>
      </w:r>
      <w:r w:rsidRPr="004455D7">
        <w:rPr>
          <w:rFonts w:ascii="Arial" w:eastAsia="Times New Roman" w:hAnsi="Arial" w:cs="Arial"/>
          <w:noProof/>
          <w:sz w:val="20"/>
        </w:rPr>
        <w:t>. 2015;349(6243):aac4722-1-aac4722-10. doi:10.1126/science.aac4722.</w:t>
      </w:r>
    </w:p>
    <w:p w14:paraId="68386E8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12. </w:t>
      </w:r>
      <w:r w:rsidRPr="004455D7">
        <w:rPr>
          <w:rFonts w:ascii="Arial" w:eastAsia="Times New Roman" w:hAnsi="Arial" w:cs="Arial"/>
          <w:noProof/>
          <w:sz w:val="20"/>
        </w:rPr>
        <w:tab/>
        <w:t xml:space="preserve">Henson SA, Beaulieu C, Ilyina T, et al. Rapid emergence of climate change in environmental </w:t>
      </w:r>
      <w:r w:rsidRPr="004455D7">
        <w:rPr>
          <w:rFonts w:ascii="Arial" w:eastAsia="Times New Roman" w:hAnsi="Arial" w:cs="Arial"/>
          <w:noProof/>
          <w:sz w:val="20"/>
        </w:rPr>
        <w:lastRenderedPageBreak/>
        <w:t xml:space="preserve">drivers of marine ecosystems. </w:t>
      </w:r>
      <w:r w:rsidRPr="004455D7">
        <w:rPr>
          <w:rFonts w:ascii="Arial" w:eastAsia="Times New Roman" w:hAnsi="Arial" w:cs="Arial"/>
          <w:i/>
          <w:iCs/>
          <w:noProof/>
          <w:sz w:val="20"/>
        </w:rPr>
        <w:t>Nat Commun</w:t>
      </w:r>
      <w:r w:rsidRPr="004455D7">
        <w:rPr>
          <w:rFonts w:ascii="Arial" w:eastAsia="Times New Roman" w:hAnsi="Arial" w:cs="Arial"/>
          <w:noProof/>
          <w:sz w:val="20"/>
        </w:rPr>
        <w:t>. 2017;8(5020):14682. doi:10.1038/ncomms14682.</w:t>
      </w:r>
    </w:p>
    <w:p w14:paraId="57F6449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13. </w:t>
      </w:r>
      <w:r w:rsidRPr="004455D7">
        <w:rPr>
          <w:rFonts w:ascii="Arial" w:eastAsia="Times New Roman" w:hAnsi="Arial" w:cs="Arial"/>
          <w:noProof/>
          <w:sz w:val="20"/>
        </w:rPr>
        <w:tab/>
        <w:t xml:space="preserve">Poloczanska ES, Brown CJ, Sydeman WJ, et al. Global imprint of climate change on marine life. </w:t>
      </w:r>
      <w:r w:rsidRPr="004455D7">
        <w:rPr>
          <w:rFonts w:ascii="Arial" w:eastAsia="Times New Roman" w:hAnsi="Arial" w:cs="Arial"/>
          <w:i/>
          <w:iCs/>
          <w:noProof/>
          <w:sz w:val="20"/>
        </w:rPr>
        <w:t>Nat Clim Chang</w:t>
      </w:r>
      <w:r w:rsidRPr="004455D7">
        <w:rPr>
          <w:rFonts w:ascii="Arial" w:eastAsia="Times New Roman" w:hAnsi="Arial" w:cs="Arial"/>
          <w:noProof/>
          <w:sz w:val="20"/>
        </w:rPr>
        <w:t>. 2013;3(10):919-925. doi:10.1038/nclimate1958.</w:t>
      </w:r>
    </w:p>
    <w:p w14:paraId="1DB2D44A"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14. </w:t>
      </w:r>
      <w:r w:rsidRPr="004455D7">
        <w:rPr>
          <w:rFonts w:ascii="Arial" w:eastAsia="Times New Roman" w:hAnsi="Arial" w:cs="Arial"/>
          <w:noProof/>
          <w:sz w:val="20"/>
        </w:rPr>
        <w:tab/>
        <w:t xml:space="preserve">Barry JP, Baxter CH, Sagarin RD, Gilman SE. Climate-related, long-term faunal changes in a california rocky intertidal community. </w:t>
      </w:r>
      <w:r w:rsidRPr="004455D7">
        <w:rPr>
          <w:rFonts w:ascii="Arial" w:eastAsia="Times New Roman" w:hAnsi="Arial" w:cs="Arial"/>
          <w:i/>
          <w:iCs/>
          <w:noProof/>
          <w:sz w:val="20"/>
        </w:rPr>
        <w:t>Science (80- )</w:t>
      </w:r>
      <w:r w:rsidRPr="004455D7">
        <w:rPr>
          <w:rFonts w:ascii="Arial" w:eastAsia="Times New Roman" w:hAnsi="Arial" w:cs="Arial"/>
          <w:noProof/>
          <w:sz w:val="20"/>
        </w:rPr>
        <w:t>. 1995;267:672-675.</w:t>
      </w:r>
    </w:p>
    <w:p w14:paraId="7086D686"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15. </w:t>
      </w:r>
      <w:r w:rsidRPr="004455D7">
        <w:rPr>
          <w:rFonts w:ascii="Arial" w:eastAsia="Times New Roman" w:hAnsi="Arial" w:cs="Arial"/>
          <w:noProof/>
          <w:sz w:val="20"/>
        </w:rPr>
        <w:tab/>
        <w:t xml:space="preserve">Wernberg T, Bennett S, Babcock RC, et al. Climate-driven regime shift of a temperate marine ecosystem. </w:t>
      </w:r>
      <w:r w:rsidRPr="004455D7">
        <w:rPr>
          <w:rFonts w:ascii="Arial" w:eastAsia="Times New Roman" w:hAnsi="Arial" w:cs="Arial"/>
          <w:i/>
          <w:iCs/>
          <w:noProof/>
          <w:sz w:val="20"/>
        </w:rPr>
        <w:t>Science (80- )</w:t>
      </w:r>
      <w:r w:rsidRPr="004455D7">
        <w:rPr>
          <w:rFonts w:ascii="Arial" w:eastAsia="Times New Roman" w:hAnsi="Arial" w:cs="Arial"/>
          <w:noProof/>
          <w:sz w:val="20"/>
        </w:rPr>
        <w:t>. 2016;353(6295):169. doi:10.1126/science.aad8745.</w:t>
      </w:r>
    </w:p>
    <w:p w14:paraId="7FE0C2F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16. </w:t>
      </w:r>
      <w:r w:rsidRPr="004455D7">
        <w:rPr>
          <w:rFonts w:ascii="Arial" w:eastAsia="Times New Roman" w:hAnsi="Arial" w:cs="Arial"/>
          <w:noProof/>
          <w:sz w:val="20"/>
        </w:rPr>
        <w:tab/>
        <w:t xml:space="preserve">Aronson RB, Thatje S, Clarke A, et al. Climate Change and Invasibility of the Antarctic Benthos. </w:t>
      </w:r>
      <w:r w:rsidRPr="004455D7">
        <w:rPr>
          <w:rFonts w:ascii="Arial" w:eastAsia="Times New Roman" w:hAnsi="Arial" w:cs="Arial"/>
          <w:i/>
          <w:iCs/>
          <w:noProof/>
          <w:sz w:val="20"/>
        </w:rPr>
        <w:t>Annu Rev Ecol Evol Syst</w:t>
      </w:r>
      <w:r w:rsidRPr="004455D7">
        <w:rPr>
          <w:rFonts w:ascii="Arial" w:eastAsia="Times New Roman" w:hAnsi="Arial" w:cs="Arial"/>
          <w:noProof/>
          <w:sz w:val="20"/>
        </w:rPr>
        <w:t>. 2007;38(1):129-154. doi:10.1146/annurev.ecolsys.38.091206.095525.</w:t>
      </w:r>
    </w:p>
    <w:p w14:paraId="6CA5954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17.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275C2972"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18. </w:t>
      </w:r>
      <w:r w:rsidRPr="004455D7">
        <w:rPr>
          <w:rFonts w:ascii="Arial" w:eastAsia="Times New Roman" w:hAnsi="Arial" w:cs="Arial"/>
          <w:noProof/>
          <w:sz w:val="20"/>
        </w:rPr>
        <w:tab/>
        <w:t xml:space="preserve">Bruno JF, Carr LA, O’Connor MI. Exploring the role of temperature in the ocean through metabolic scaling. </w:t>
      </w:r>
      <w:r w:rsidRPr="004455D7">
        <w:rPr>
          <w:rFonts w:ascii="Arial" w:eastAsia="Times New Roman" w:hAnsi="Arial" w:cs="Arial"/>
          <w:i/>
          <w:iCs/>
          <w:noProof/>
          <w:sz w:val="20"/>
        </w:rPr>
        <w:t>Ecology</w:t>
      </w:r>
      <w:r w:rsidRPr="004455D7">
        <w:rPr>
          <w:rFonts w:ascii="Arial" w:eastAsia="Times New Roman" w:hAnsi="Arial" w:cs="Arial"/>
          <w:noProof/>
          <w:sz w:val="20"/>
        </w:rPr>
        <w:t>. 2015;96(12):3126-3140. doi:10.1890/14-1954.1.</w:t>
      </w:r>
    </w:p>
    <w:p w14:paraId="15AEC8D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19. </w:t>
      </w:r>
      <w:r w:rsidRPr="004455D7">
        <w:rPr>
          <w:rFonts w:ascii="Arial" w:eastAsia="Times New Roman" w:hAnsi="Arial" w:cs="Arial"/>
          <w:noProof/>
          <w:sz w:val="20"/>
        </w:rPr>
        <w:tab/>
        <w:t xml:space="preserve">Svensson F, Karlsson E, G\a ardmark A, et al. In situ warming strengthens trophic cascades in a coastal food web. </w:t>
      </w:r>
      <w:r w:rsidRPr="004455D7">
        <w:rPr>
          <w:rFonts w:ascii="Arial" w:eastAsia="Times New Roman" w:hAnsi="Arial" w:cs="Arial"/>
          <w:i/>
          <w:iCs/>
          <w:noProof/>
          <w:sz w:val="20"/>
        </w:rPr>
        <w:t>Oikos</w:t>
      </w:r>
      <w:r w:rsidRPr="004455D7">
        <w:rPr>
          <w:rFonts w:ascii="Arial" w:eastAsia="Times New Roman" w:hAnsi="Arial" w:cs="Arial"/>
          <w:noProof/>
          <w:sz w:val="20"/>
        </w:rPr>
        <w:t>. 2017:In press.</w:t>
      </w:r>
    </w:p>
    <w:p w14:paraId="6D5CA6F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20. </w:t>
      </w:r>
      <w:r w:rsidRPr="004455D7">
        <w:rPr>
          <w:rFonts w:ascii="Arial" w:eastAsia="Times New Roman" w:hAnsi="Arial" w:cs="Arial"/>
          <w:noProof/>
          <w:sz w:val="20"/>
        </w:rPr>
        <w:tab/>
        <w:t xml:space="preserve">Diffenbaugh NS, Field CB. Changes in Ecologically Critical Terrestrial Climate Conditions. </w:t>
      </w:r>
      <w:r w:rsidRPr="004455D7">
        <w:rPr>
          <w:rFonts w:ascii="Arial" w:eastAsia="Times New Roman" w:hAnsi="Arial" w:cs="Arial"/>
          <w:i/>
          <w:iCs/>
          <w:noProof/>
          <w:sz w:val="20"/>
        </w:rPr>
        <w:t>Science (80- )</w:t>
      </w:r>
      <w:r w:rsidRPr="004455D7">
        <w:rPr>
          <w:rFonts w:ascii="Arial" w:eastAsia="Times New Roman" w:hAnsi="Arial" w:cs="Arial"/>
          <w:noProof/>
          <w:sz w:val="20"/>
        </w:rPr>
        <w:t>. 2013;341(6145):486. doi:10.1126/science.1237123.</w:t>
      </w:r>
    </w:p>
    <w:p w14:paraId="167D518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21. </w:t>
      </w:r>
      <w:r w:rsidRPr="004455D7">
        <w:rPr>
          <w:rFonts w:ascii="Arial" w:eastAsia="Times New Roman" w:hAnsi="Arial" w:cs="Arial"/>
          <w:noProof/>
          <w:sz w:val="20"/>
        </w:rPr>
        <w:tab/>
        <w:t xml:space="preserve">Cacciapaglia C, van Woesik R. Reef-coral refugia in a rapidly changing ocean. </w:t>
      </w:r>
      <w:r w:rsidRPr="004455D7">
        <w:rPr>
          <w:rFonts w:ascii="Arial" w:eastAsia="Times New Roman" w:hAnsi="Arial" w:cs="Arial"/>
          <w:i/>
          <w:iCs/>
          <w:noProof/>
          <w:sz w:val="20"/>
        </w:rPr>
        <w:t>Glob Chang Biol</w:t>
      </w:r>
      <w:r w:rsidRPr="004455D7">
        <w:rPr>
          <w:rFonts w:ascii="Arial" w:eastAsia="Times New Roman" w:hAnsi="Arial" w:cs="Arial"/>
          <w:noProof/>
          <w:sz w:val="20"/>
        </w:rPr>
        <w:t>. 2015;21(6):2272-2282. doi:10.1111/gcb.12851.</w:t>
      </w:r>
    </w:p>
    <w:p w14:paraId="60AD8A1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22. </w:t>
      </w:r>
      <w:r w:rsidRPr="004455D7">
        <w:rPr>
          <w:rFonts w:ascii="Arial" w:eastAsia="Times New Roman" w:hAnsi="Arial" w:cs="Arial"/>
          <w:noProof/>
          <w:sz w:val="20"/>
        </w:rPr>
        <w:tab/>
        <w:t xml:space="preserve">McLeod E, Salm R, Green A, Almany J. Designing marine protected area networks to address the impacts of climate change. </w:t>
      </w:r>
      <w:r w:rsidRPr="004455D7">
        <w:rPr>
          <w:rFonts w:ascii="Arial" w:eastAsia="Times New Roman" w:hAnsi="Arial" w:cs="Arial"/>
          <w:i/>
          <w:iCs/>
          <w:noProof/>
          <w:sz w:val="20"/>
        </w:rPr>
        <w:t>Front Ecol Environ</w:t>
      </w:r>
      <w:r w:rsidRPr="004455D7">
        <w:rPr>
          <w:rFonts w:ascii="Arial" w:eastAsia="Times New Roman" w:hAnsi="Arial" w:cs="Arial"/>
          <w:noProof/>
          <w:sz w:val="20"/>
        </w:rPr>
        <w:t>. 2009;7(7):362-370. doi:10.1890/070211.</w:t>
      </w:r>
    </w:p>
    <w:p w14:paraId="7C98BE8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23. </w:t>
      </w:r>
      <w:r w:rsidRPr="004455D7">
        <w:rPr>
          <w:rFonts w:ascii="Arial" w:eastAsia="Times New Roman" w:hAnsi="Arial" w:cs="Arial"/>
          <w:noProof/>
          <w:sz w:val="20"/>
        </w:rPr>
        <w:tab/>
        <w:t xml:space="preserve">McCauley DJ, Pinsky ML, Palumbi SR, Estes J a., Joyce FH, Warner RR. Marine defaunation: Animal loss in the global ocean. </w:t>
      </w:r>
      <w:r w:rsidRPr="004455D7">
        <w:rPr>
          <w:rFonts w:ascii="Arial" w:eastAsia="Times New Roman" w:hAnsi="Arial" w:cs="Arial"/>
          <w:i/>
          <w:iCs/>
          <w:noProof/>
          <w:sz w:val="20"/>
        </w:rPr>
        <w:t>Science (80- )</w:t>
      </w:r>
      <w:r w:rsidRPr="004455D7">
        <w:rPr>
          <w:rFonts w:ascii="Arial" w:eastAsia="Times New Roman" w:hAnsi="Arial" w:cs="Arial"/>
          <w:noProof/>
          <w:sz w:val="20"/>
        </w:rPr>
        <w:t>. 2015;347(6219):247-254. doi:10.1126/science.1255641.</w:t>
      </w:r>
    </w:p>
    <w:p w14:paraId="0AD2E14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24. </w:t>
      </w:r>
      <w:r w:rsidRPr="004455D7">
        <w:rPr>
          <w:rFonts w:ascii="Arial" w:eastAsia="Times New Roman" w:hAnsi="Arial" w:cs="Arial"/>
          <w:noProof/>
          <w:sz w:val="20"/>
        </w:rPr>
        <w:tab/>
        <w:t xml:space="preserve">Waycott M, Duarte CM, Carruthers TJB, et al. Accelerating loss of seagrasses across the globe threatens coastal ecosystems. </w:t>
      </w:r>
      <w:r w:rsidRPr="004455D7">
        <w:rPr>
          <w:rFonts w:ascii="Arial" w:eastAsia="Times New Roman" w:hAnsi="Arial" w:cs="Arial"/>
          <w:i/>
          <w:iCs/>
          <w:noProof/>
          <w:sz w:val="20"/>
        </w:rPr>
        <w:t>Proc Natl Acad Sci</w:t>
      </w:r>
      <w:r w:rsidRPr="004455D7">
        <w:rPr>
          <w:rFonts w:ascii="Arial" w:eastAsia="Times New Roman" w:hAnsi="Arial" w:cs="Arial"/>
          <w:noProof/>
          <w:sz w:val="20"/>
        </w:rPr>
        <w:t>. 2009;106:12377-12381. doi:10.1073/pnas.0905620106.</w:t>
      </w:r>
    </w:p>
    <w:p w14:paraId="5719CB6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25. </w:t>
      </w:r>
      <w:r w:rsidRPr="004455D7">
        <w:rPr>
          <w:rFonts w:ascii="Arial" w:eastAsia="Times New Roman" w:hAnsi="Arial" w:cs="Arial"/>
          <w:noProof/>
          <w:sz w:val="20"/>
        </w:rPr>
        <w:tab/>
        <w:t xml:space="preserve">Polidoro BA, Carpenter KE, Collins L, et al. The loss of species: Mangrove extinction risk and </w:t>
      </w:r>
      <w:r w:rsidRPr="004455D7">
        <w:rPr>
          <w:rFonts w:ascii="Arial" w:eastAsia="Times New Roman" w:hAnsi="Arial" w:cs="Arial"/>
          <w:noProof/>
          <w:sz w:val="20"/>
        </w:rPr>
        <w:lastRenderedPageBreak/>
        <w:t xml:space="preserve">geographic areas of global concern. Hansen DM, ed. </w:t>
      </w:r>
      <w:r w:rsidRPr="004455D7">
        <w:rPr>
          <w:rFonts w:ascii="Arial" w:eastAsia="Times New Roman" w:hAnsi="Arial" w:cs="Arial"/>
          <w:i/>
          <w:iCs/>
          <w:noProof/>
          <w:sz w:val="20"/>
        </w:rPr>
        <w:t>PLoS One</w:t>
      </w:r>
      <w:r w:rsidRPr="004455D7">
        <w:rPr>
          <w:rFonts w:ascii="Arial" w:eastAsia="Times New Roman" w:hAnsi="Arial" w:cs="Arial"/>
          <w:noProof/>
          <w:sz w:val="20"/>
        </w:rPr>
        <w:t>. 2010;5(4):e10095. doi:10.1371/journal.pone.0010095.</w:t>
      </w:r>
    </w:p>
    <w:p w14:paraId="139CB0A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26. </w:t>
      </w:r>
      <w:r w:rsidRPr="004455D7">
        <w:rPr>
          <w:rFonts w:ascii="Arial" w:eastAsia="Times New Roman" w:hAnsi="Arial" w:cs="Arial"/>
          <w:noProof/>
          <w:sz w:val="20"/>
        </w:rPr>
        <w:tab/>
        <w:t xml:space="preserve">Bruno JF, Selig ER. Regional decline of coral cover in the Indo-Pacific: timing, extent, and subregional comparisons. </w:t>
      </w:r>
      <w:r w:rsidRPr="004455D7">
        <w:rPr>
          <w:rFonts w:ascii="Arial" w:eastAsia="Times New Roman" w:hAnsi="Arial" w:cs="Arial"/>
          <w:i/>
          <w:iCs/>
          <w:noProof/>
          <w:sz w:val="20"/>
        </w:rPr>
        <w:t>PLoS One</w:t>
      </w:r>
      <w:r w:rsidRPr="004455D7">
        <w:rPr>
          <w:rFonts w:ascii="Arial" w:eastAsia="Times New Roman" w:hAnsi="Arial" w:cs="Arial"/>
          <w:noProof/>
          <w:sz w:val="20"/>
        </w:rPr>
        <w:t>. 2007:e711.</w:t>
      </w:r>
    </w:p>
    <w:p w14:paraId="7D3254D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27. </w:t>
      </w:r>
      <w:r w:rsidRPr="004455D7">
        <w:rPr>
          <w:rFonts w:ascii="Arial" w:eastAsia="Times New Roman" w:hAnsi="Arial" w:cs="Arial"/>
          <w:noProof/>
          <w:sz w:val="20"/>
        </w:rPr>
        <w:tab/>
        <w:t xml:space="preserve">Edgar GJ, Stuart-Smith RD, Willis TJ, et al. Global conservation outcomes depend on marine protected areas with five key features. </w:t>
      </w:r>
      <w:r w:rsidRPr="004455D7">
        <w:rPr>
          <w:rFonts w:ascii="Arial" w:eastAsia="Times New Roman" w:hAnsi="Arial" w:cs="Arial"/>
          <w:i/>
          <w:iCs/>
          <w:noProof/>
          <w:sz w:val="20"/>
        </w:rPr>
        <w:t>Nature</w:t>
      </w:r>
      <w:r w:rsidRPr="004455D7">
        <w:rPr>
          <w:rFonts w:ascii="Arial" w:eastAsia="Times New Roman" w:hAnsi="Arial" w:cs="Arial"/>
          <w:noProof/>
          <w:sz w:val="20"/>
        </w:rPr>
        <w:t>. 2014;506(7487):216-220. doi:10.1038/nature13022.</w:t>
      </w:r>
    </w:p>
    <w:p w14:paraId="0EED388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28. </w:t>
      </w:r>
      <w:r w:rsidRPr="004455D7">
        <w:rPr>
          <w:rFonts w:ascii="Arial" w:eastAsia="Times New Roman" w:hAnsi="Arial" w:cs="Arial"/>
          <w:noProof/>
          <w:sz w:val="20"/>
        </w:rPr>
        <w:tab/>
        <w:t>Lester SE, Halpern BS, Grorud-colvert K, et al. Biological effects within no-take marine reserves : a global synthesis. 2009;384:33-46. doi:10.3354/meps08029.</w:t>
      </w:r>
    </w:p>
    <w:p w14:paraId="3D9DB7DB" w14:textId="77777777" w:rsidR="004455D7" w:rsidRPr="004455D7" w:rsidRDefault="004455D7" w:rsidP="004455D7">
      <w:pPr>
        <w:widowControl w:val="0"/>
        <w:autoSpaceDE w:val="0"/>
        <w:autoSpaceDN w:val="0"/>
        <w:adjustRightInd w:val="0"/>
        <w:spacing w:line="480" w:lineRule="auto"/>
        <w:ind w:left="640" w:hanging="640"/>
        <w:rPr>
          <w:rFonts w:ascii="Arial" w:hAnsi="Arial" w:cs="Arial"/>
          <w:noProof/>
          <w:sz w:val="20"/>
        </w:rPr>
      </w:pPr>
      <w:r w:rsidRPr="004455D7">
        <w:rPr>
          <w:rFonts w:ascii="Arial" w:eastAsia="Times New Roman" w:hAnsi="Arial" w:cs="Arial"/>
          <w:noProof/>
          <w:sz w:val="20"/>
        </w:rPr>
        <w:t xml:space="preserve">29. </w:t>
      </w:r>
      <w:r w:rsidRPr="004455D7">
        <w:rPr>
          <w:rFonts w:ascii="Arial" w:eastAsia="Times New Roman" w:hAnsi="Arial" w:cs="Arial"/>
          <w:noProof/>
          <w:sz w:val="20"/>
        </w:rPr>
        <w:tab/>
        <w:t xml:space="preserve">O’Leary BC, Winther-Janson M, Bainbridge JM, Aitken J, Hawkins JP, Roberts CM. Effective Coverage Targets for Ocean Protection. </w:t>
      </w:r>
      <w:r w:rsidRPr="004455D7">
        <w:rPr>
          <w:rFonts w:ascii="Arial" w:eastAsia="Times New Roman" w:hAnsi="Arial" w:cs="Arial"/>
          <w:i/>
          <w:iCs/>
          <w:noProof/>
          <w:sz w:val="20"/>
        </w:rPr>
        <w:t>Conserv Lett</w:t>
      </w:r>
      <w:r w:rsidRPr="004455D7">
        <w:rPr>
          <w:rFonts w:ascii="Arial" w:eastAsia="Times New Roman" w:hAnsi="Arial" w:cs="Arial"/>
          <w:noProof/>
          <w:sz w:val="20"/>
        </w:rPr>
        <w:t>. 2016;0(0):1-6. doi:10.1111/conl.12247.</w:t>
      </w:r>
    </w:p>
    <w:p w14:paraId="5D866124" w14:textId="5CB2B145" w:rsidR="00DA676B" w:rsidRPr="0020463F" w:rsidRDefault="00DA676B" w:rsidP="004455D7">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commentRangeEnd w:id="84"/>
      <w:r w:rsidR="001E6F92">
        <w:rPr>
          <w:rStyle w:val="CommentReference"/>
          <w:rFonts w:asciiTheme="minorHAnsi" w:hAnsiTheme="minorHAnsi" w:cstheme="minorBidi"/>
        </w:rPr>
        <w:commentReference w:id="84"/>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DC82886"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 (</w:t>
      </w:r>
      <w:commentRangeStart w:id="85"/>
      <w:r w:rsidRPr="00BF5917">
        <w:rPr>
          <w:rFonts w:ascii="Arial" w:hAnsi="Arial" w:cs="Arial"/>
          <w:sz w:val="20"/>
          <w:szCs w:val="20"/>
        </w:rPr>
        <w:t>mean</w:t>
      </w:r>
      <w:commentRangeEnd w:id="85"/>
      <w:r w:rsidR="00E77772">
        <w:rPr>
          <w:rStyle w:val="CommentReference"/>
          <w:rFonts w:asciiTheme="minorHAnsi" w:hAnsiTheme="minorHAnsi" w:cstheme="minorBidi"/>
        </w:rPr>
        <w:commentReference w:id="85"/>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E77772">
        <w:rPr>
          <w:rFonts w:ascii="Arial" w:hAnsi="Arial" w:cs="Arial"/>
          <w:sz w:val="20"/>
          <w:szCs w:val="20"/>
        </w:rPr>
        <w:t xml:space="preserve">emission scenarios </w:t>
      </w:r>
      <w:r w:rsidR="0005090E">
        <w:rPr>
          <w:rFonts w:ascii="Arial" w:hAnsi="Arial" w:cs="Arial"/>
          <w:sz w:val="20"/>
          <w:szCs w:val="20"/>
        </w:rPr>
        <w:t>(RCP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861ADA">
        <w:rPr>
          <w:rFonts w:ascii="Arial" w:hAnsi="Arial" w:cs="Arial"/>
          <w:sz w:val="20"/>
          <w:szCs w:val="20"/>
        </w:rPr>
        <w:t xml:space="preserve"> </w:t>
      </w:r>
      <w:r w:rsidR="00E77772" w:rsidRPr="007F03C0">
        <w:rPr>
          <w:rFonts w:ascii="Arial" w:hAnsi="Arial" w:cs="Arial"/>
          <w:sz w:val="20"/>
          <w:szCs w:val="20"/>
          <w:highlight w:val="yellow"/>
        </w:rPr>
        <w:t>what’s the time period this is calculated? 2001-2100??</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Subropical</w:t>
            </w:r>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1FCB6F60"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w:t>
      </w:r>
      <w:r w:rsidR="00E77772">
        <w:rPr>
          <w:rFonts w:ascii="Arial" w:hAnsi="Arial" w:cs="Arial"/>
          <w:sz w:val="20"/>
          <w:szCs w:val="20"/>
        </w:rPr>
        <w:t xml:space="preserve">SIZE (in km) </w:t>
      </w:r>
      <w:r w:rsidR="007709F8">
        <w:rPr>
          <w:rFonts w:ascii="Arial" w:hAnsi="Arial" w:cs="Arial"/>
          <w:sz w:val="20"/>
          <w:szCs w:val="20"/>
        </w:rPr>
        <w:t xml:space="preserve">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w:t>
      </w:r>
      <w:commentRangeStart w:id="86"/>
      <w:r w:rsidRPr="00BF5917">
        <w:rPr>
          <w:rFonts w:ascii="Arial" w:hAnsi="Arial" w:cs="Arial"/>
          <w:color w:val="1A1A1A"/>
          <w:sz w:val="20"/>
          <w:szCs w:val="20"/>
        </w:rPr>
        <w:t>MPAs</w:t>
      </w:r>
      <w:commentRangeEnd w:id="86"/>
      <w:r w:rsidR="00E77772">
        <w:rPr>
          <w:rStyle w:val="CommentReference"/>
          <w:rFonts w:asciiTheme="minorHAnsi" w:hAnsiTheme="minorHAnsi" w:cstheme="minorBidi"/>
        </w:rPr>
        <w:commentReference w:id="86"/>
      </w:r>
      <w:r w:rsidRPr="00BF5917">
        <w:rPr>
          <w:rFonts w:ascii="Arial" w:hAnsi="Arial" w:cs="Arial"/>
          <w:color w:val="1A1A1A"/>
          <w:sz w:val="20"/>
          <w:szCs w:val="20"/>
        </w:rPr>
        <w:t xml:space="preserve">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Overall mean rate of the global ocean is 0.</w:t>
      </w:r>
      <w:commentRangeStart w:id="87"/>
      <w:r w:rsidR="007709F8">
        <w:rPr>
          <w:rFonts w:ascii="Arial" w:hAnsi="Arial" w:cs="Arial"/>
          <w:sz w:val="20"/>
          <w:szCs w:val="20"/>
        </w:rPr>
        <w:t>042</w:t>
      </w:r>
      <w:commentRangeEnd w:id="87"/>
      <w:r w:rsidR="00E77772">
        <w:rPr>
          <w:rStyle w:val="CommentReference"/>
          <w:rFonts w:asciiTheme="minorHAnsi" w:hAnsiTheme="minorHAnsi" w:cstheme="minorBidi"/>
        </w:rPr>
        <w:commentReference w:id="87"/>
      </w:r>
      <w:r w:rsidR="007709F8">
        <w:rPr>
          <w:rFonts w:ascii="Arial" w:hAnsi="Arial" w:cs="Arial"/>
          <w:sz w:val="20"/>
          <w:szCs w:val="20"/>
        </w:rPr>
        <w:t xml:space="preserve">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Subropical</w:t>
            </w:r>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0" cstate="hqprint">
                      <a:extLst>
                        <a:ext uri="{28A0092B-C50C-407E-A947-70E740481C1C}">
                          <a14:useLocalDpi xmlns:a14="http://schemas.microsoft.com/office/drawing/2010/main"/>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3DC5C9A"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w:t>
      </w:r>
      <w:r w:rsidR="00E77772">
        <w:rPr>
          <w:rFonts w:ascii="Arial" w:hAnsi="Arial" w:cs="Arial"/>
          <w:sz w:val="20"/>
          <w:szCs w:val="20"/>
        </w:rPr>
        <w:t>MI</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w:t>
      </w:r>
      <w:r w:rsidR="00CB7004">
        <w:rPr>
          <w:rFonts w:ascii="Arial" w:hAnsi="Arial" w:cs="Arial"/>
          <w:sz w:val="20"/>
          <w:szCs w:val="20"/>
        </w:rPr>
        <w:t>emissions</w:t>
      </w:r>
      <w:r w:rsidRPr="000F1386">
        <w:rPr>
          <w:rFonts w:ascii="Arial" w:hAnsi="Arial" w:cs="Arial"/>
          <w:sz w:val="20"/>
          <w:szCs w:val="20"/>
        </w:rPr>
        <w:t xml:space="preserve"> scenario</w:t>
      </w:r>
      <w:r w:rsidR="00E77772">
        <w:rPr>
          <w:rFonts w:ascii="Arial" w:hAnsi="Arial" w:cs="Arial"/>
          <w:sz w:val="20"/>
          <w:szCs w:val="20"/>
        </w:rPr>
        <w:t xml:space="preserve"> over </w:t>
      </w:r>
      <w:r w:rsidR="00E77772" w:rsidRPr="007019AA">
        <w:rPr>
          <w:rFonts w:ascii="Arial" w:hAnsi="Arial" w:cs="Arial"/>
          <w:sz w:val="20"/>
          <w:szCs w:val="20"/>
          <w:highlight w:val="yellow"/>
        </w:rPr>
        <w:t>2001-2100????</w:t>
      </w:r>
      <w:r w:rsidRPr="007019AA">
        <w:rPr>
          <w:rFonts w:ascii="Arial" w:hAnsi="Arial" w:cs="Arial"/>
          <w:sz w:val="20"/>
          <w:szCs w:val="20"/>
          <w:highlight w:val="yellow"/>
        </w:rPr>
        <w:t>.</w:t>
      </w:r>
      <w:r w:rsidRPr="000F1386">
        <w:rPr>
          <w:rFonts w:ascii="Arial" w:hAnsi="Arial" w:cs="Arial"/>
          <w:sz w:val="20"/>
          <w:szCs w:val="20"/>
        </w:rPr>
        <w:t xml:space="preserve">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06AA9223" w:rsidR="00BE16F6" w:rsidRDefault="00E4234D"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58B4EA6E" wp14:editId="11793081">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_ToE_NTZ2_plus_buffer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714F7E4E" w14:textId="292F5D76" w:rsidR="005E57D9" w:rsidRPr="00FA28B8" w:rsidRDefault="002C4277" w:rsidP="00FA28B8">
      <w:pPr>
        <w:widowControl w:val="0"/>
        <w:autoSpaceDE w:val="0"/>
        <w:autoSpaceDN w:val="0"/>
        <w:adjustRightInd w:val="0"/>
        <w:spacing w:line="480" w:lineRule="auto"/>
        <w:rPr>
          <w:rFonts w:ascii="Arial" w:hAnsi="Arial" w:cs="Arial"/>
          <w:b/>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w:t>
      </w:r>
      <w:r w:rsidR="00E32F20">
        <w:rPr>
          <w:rFonts w:ascii="Arial" w:hAnsi="Arial" w:cs="Arial"/>
          <w:sz w:val="20"/>
          <w:szCs w:val="20"/>
        </w:rPr>
        <w:t xml:space="preserve">For A &amp; B: </w:t>
      </w:r>
      <w:r w:rsidR="006A08F2">
        <w:rPr>
          <w:rFonts w:ascii="Arial" w:hAnsi="Arial" w:cs="Arial"/>
          <w:sz w:val="20"/>
          <w:szCs w:val="20"/>
        </w:rPr>
        <w:t xml:space="preserve">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red circles are reserves that have not</w:t>
      </w:r>
      <w:r w:rsidR="00FC2EC4">
        <w:rPr>
          <w:rFonts w:ascii="Arial" w:hAnsi="Arial" w:cs="Arial"/>
          <w:sz w:val="20"/>
          <w:szCs w:val="20"/>
        </w:rPr>
        <w:t>, and g</w:t>
      </w:r>
      <w:r w:rsidR="008403E9">
        <w:rPr>
          <w:rFonts w:ascii="Arial" w:hAnsi="Arial" w:cs="Arial"/>
          <w:sz w:val="20"/>
          <w:szCs w:val="20"/>
        </w:rPr>
        <w:t>rey circles are grid cells not in a marine reserve</w:t>
      </w:r>
      <w:r w:rsidR="00560D07">
        <w:rPr>
          <w:rFonts w:ascii="Arial" w:hAnsi="Arial" w:cs="Arial"/>
          <w:sz w:val="20"/>
          <w:szCs w:val="20"/>
        </w:rPr>
        <w:t xml:space="preserve">. </w:t>
      </w:r>
      <w:r w:rsidR="00FA28B8">
        <w:rPr>
          <w:rFonts w:ascii="Arial" w:hAnsi="Arial" w:cs="Arial"/>
          <w:sz w:val="20"/>
          <w:szCs w:val="20"/>
        </w:rPr>
        <w:t xml:space="preserve">Black lines are fitted functions from a GAM model that includes a spatial autocorrelation term. </w:t>
      </w:r>
      <w:r w:rsidR="00FC2EC4">
        <w:rPr>
          <w:rFonts w:ascii="Arial" w:hAnsi="Arial" w:cs="Arial"/>
          <w:sz w:val="20"/>
          <w:szCs w:val="20"/>
        </w:rPr>
        <w:t>C</w:t>
      </w:r>
      <w:r w:rsidR="00560D07">
        <w:rPr>
          <w:rFonts w:ascii="Arial" w:hAnsi="Arial" w:cs="Arial"/>
          <w:sz w:val="20"/>
          <w:szCs w:val="20"/>
        </w:rPr>
        <w:t xml:space="preserve">: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C13F31">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C13F31" w:rsidRPr="00C13F31">
        <w:rPr>
          <w:rFonts w:ascii="Arial" w:hAnsi="Arial" w:cs="Arial"/>
          <w:noProof/>
          <w:sz w:val="20"/>
          <w:vertAlign w:val="superscript"/>
        </w:rPr>
        <w:t>4</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FC2EC4" w:rsidRPr="000F1386">
        <w:rPr>
          <w:rFonts w:ascii="Arial" w:hAnsi="Arial" w:cs="Arial"/>
          <w:sz w:val="20"/>
          <w:szCs w:val="20"/>
        </w:rPr>
        <w:fldChar w:fldCharType="begin" w:fldLock="1"/>
      </w:r>
      <w:r w:rsidR="00FC2EC4">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C2EC4" w:rsidRPr="000F1386">
        <w:rPr>
          <w:rFonts w:ascii="Arial" w:hAnsi="Arial" w:cs="Arial"/>
          <w:sz w:val="20"/>
          <w:szCs w:val="20"/>
        </w:rPr>
        <w:fldChar w:fldCharType="separate"/>
      </w:r>
      <w:r w:rsidR="00FC2EC4" w:rsidRPr="00C13F31">
        <w:rPr>
          <w:rFonts w:ascii="Arial" w:hAnsi="Arial" w:cs="Arial"/>
          <w:noProof/>
          <w:sz w:val="20"/>
          <w:vertAlign w:val="superscript"/>
        </w:rPr>
        <w:t>4</w:t>
      </w:r>
      <w:r w:rsidR="00FC2EC4" w:rsidRPr="000F1386">
        <w:rPr>
          <w:rFonts w:ascii="Arial" w:hAnsi="Arial" w:cs="Arial"/>
          <w:sz w:val="20"/>
          <w:szCs w:val="20"/>
        </w:rPr>
        <w:fldChar w:fldCharType="end"/>
      </w:r>
      <w:r w:rsidR="00FC2EC4">
        <w:rPr>
          <w:rFonts w:ascii="Arial" w:hAnsi="Arial" w:cs="Arial"/>
          <w:color w:val="1A1A1A"/>
          <w:sz w:val="20"/>
          <w:szCs w:val="20"/>
        </w:rPr>
        <w:t xml:space="preserve">. </w:t>
      </w:r>
      <w:r w:rsidR="005E57D9">
        <w:rPr>
          <w:rFonts w:ascii="Arial" w:hAnsi="Arial" w:cs="Arial"/>
          <w:color w:val="1A1A1A"/>
          <w:sz w:val="20"/>
          <w:szCs w:val="20"/>
        </w:rPr>
        <w:t xml:space="preserve">Although the predicted latitudinal pattern of the year of </w:t>
      </w:r>
      <w:r w:rsidR="00FA28B8">
        <w:rPr>
          <w:rFonts w:ascii="Arial" w:hAnsi="Arial" w:cs="Arial"/>
          <w:color w:val="1A1A1A"/>
          <w:sz w:val="20"/>
          <w:szCs w:val="20"/>
        </w:rPr>
        <w:t xml:space="preserve">emergence for temperature </w:t>
      </w:r>
      <w:r w:rsidR="005E57D9">
        <w:rPr>
          <w:rFonts w:ascii="Arial" w:hAnsi="Arial" w:cs="Arial"/>
          <w:color w:val="1A1A1A"/>
          <w:sz w:val="20"/>
          <w:szCs w:val="20"/>
        </w:rPr>
        <w:t>(Fig. 2</w:t>
      </w:r>
      <w:r w:rsidR="00FA28B8">
        <w:rPr>
          <w:rFonts w:ascii="Arial" w:hAnsi="Arial" w:cs="Arial"/>
          <w:color w:val="1A1A1A"/>
          <w:sz w:val="20"/>
          <w:szCs w:val="20"/>
        </w:rPr>
        <w:t>A</w:t>
      </w:r>
      <w:r w:rsidR="005E57D9">
        <w:rPr>
          <w:rFonts w:ascii="Arial" w:hAnsi="Arial" w:cs="Arial"/>
          <w:color w:val="1A1A1A"/>
          <w:sz w:val="20"/>
          <w:szCs w:val="20"/>
        </w:rPr>
        <w:t xml:space="preserve">) roughly matches the </w:t>
      </w:r>
      <w:r w:rsidR="00FA28B8">
        <w:rPr>
          <w:rFonts w:ascii="Arial" w:hAnsi="Arial" w:cs="Arial"/>
          <w:color w:val="1A1A1A"/>
          <w:sz w:val="20"/>
          <w:szCs w:val="20"/>
        </w:rPr>
        <w:t>geographic pattern for the CMWB, the latter pattern is largely driven by the inherent differences among latitudes in the CMWB</w:t>
      </w:r>
      <w:r w:rsidR="00FA28B8" w:rsidRPr="000F1386">
        <w:rPr>
          <w:rFonts w:ascii="Arial" w:hAnsi="Arial" w:cs="Arial"/>
          <w:sz w:val="20"/>
          <w:szCs w:val="20"/>
        </w:rPr>
        <w:fldChar w:fldCharType="begin" w:fldLock="1"/>
      </w:r>
      <w:r w:rsidR="00FA28B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A28B8" w:rsidRPr="000F1386">
        <w:rPr>
          <w:rFonts w:ascii="Arial" w:hAnsi="Arial" w:cs="Arial"/>
          <w:sz w:val="20"/>
          <w:szCs w:val="20"/>
        </w:rPr>
        <w:fldChar w:fldCharType="separate"/>
      </w:r>
      <w:r w:rsidR="00FA28B8" w:rsidRPr="00C13F31">
        <w:rPr>
          <w:rFonts w:ascii="Arial" w:hAnsi="Arial" w:cs="Arial"/>
          <w:noProof/>
          <w:sz w:val="20"/>
          <w:vertAlign w:val="superscript"/>
        </w:rPr>
        <w:t>4</w:t>
      </w:r>
      <w:r w:rsidR="00FA28B8" w:rsidRPr="000F1386">
        <w:rPr>
          <w:rFonts w:ascii="Arial" w:hAnsi="Arial" w:cs="Arial"/>
          <w:sz w:val="20"/>
          <w:szCs w:val="20"/>
        </w:rPr>
        <w:fldChar w:fldCharType="end"/>
      </w:r>
      <w:r w:rsidR="00FA28B8">
        <w:rPr>
          <w:rFonts w:ascii="Arial" w:hAnsi="Arial" w:cs="Arial"/>
          <w:color w:val="1A1A1A"/>
          <w:sz w:val="20"/>
          <w:szCs w:val="20"/>
        </w:rPr>
        <w:t xml:space="preserve"> (Fig. S3). </w:t>
      </w:r>
      <w:r w:rsidR="00FC2EC4">
        <w:rPr>
          <w:rFonts w:ascii="Arial" w:hAnsi="Arial" w:cs="Arial"/>
          <w:color w:val="1A1A1A"/>
          <w:sz w:val="20"/>
          <w:szCs w:val="20"/>
        </w:rPr>
        <w:t xml:space="preserve"> </w:t>
      </w:r>
    </w:p>
    <w:p w14:paraId="2B8075BF" w14:textId="7642875A" w:rsidR="0092115C" w:rsidRDefault="0092115C" w:rsidP="00694E2B">
      <w:pPr>
        <w:widowControl w:val="0"/>
        <w:autoSpaceDE w:val="0"/>
        <w:autoSpaceDN w:val="0"/>
        <w:adjustRightInd w:val="0"/>
        <w:spacing w:after="240" w:line="480" w:lineRule="auto"/>
        <w:rPr>
          <w:rFonts w:ascii="Arial" w:hAnsi="Arial" w:cs="Arial"/>
          <w:sz w:val="20"/>
          <w:szCs w:val="20"/>
        </w:rPr>
      </w:pP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67D9834B" w:rsidR="0050482F" w:rsidRDefault="00FD58F6" w:rsidP="00694E2B">
      <w:pPr>
        <w:widowControl w:val="0"/>
        <w:autoSpaceDE w:val="0"/>
        <w:autoSpaceDN w:val="0"/>
        <w:adjustRightInd w:val="0"/>
        <w:spacing w:after="240" w:line="480" w:lineRule="auto"/>
        <w:rPr>
          <w:rFonts w:ascii="Arial" w:hAnsi="Arial" w:cs="Arial"/>
          <w:b/>
          <w:sz w:val="20"/>
          <w:szCs w:val="20"/>
        </w:rPr>
      </w:pPr>
      <w:r w:rsidRPr="005F363D">
        <w:rPr>
          <w:rFonts w:ascii="Arial" w:hAnsi="Arial" w:cs="Arial"/>
          <w:b/>
          <w:noProof/>
          <w:sz w:val="20"/>
          <w:szCs w:val="20"/>
        </w:rPr>
        <w:drawing>
          <wp:inline distT="0" distB="0" distL="0" distR="0" wp14:anchorId="7078B638" wp14:editId="6561D5D5">
            <wp:extent cx="4890135" cy="5529338"/>
            <wp:effectExtent l="0" t="0" r="1206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map_2050.jp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892734" cy="5532276"/>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262BBF41"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of temporary refugia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w:t>
      </w:r>
      <w:r w:rsidR="00D90638">
        <w:rPr>
          <w:rFonts w:ascii="Arial" w:hAnsi="Arial" w:cs="Arial"/>
          <w:sz w:val="20"/>
          <w:szCs w:val="20"/>
        </w:rPr>
        <w:t>orange</w:t>
      </w:r>
      <w:r w:rsidR="003F7627" w:rsidRPr="003F7627">
        <w:rPr>
          <w:rFonts w:ascii="Arial" w:hAnsi="Arial" w:cs="Arial"/>
          <w:sz w:val="20"/>
          <w:szCs w:val="20"/>
        </w:rPr>
        <w:t>)</w:t>
      </w:r>
      <w:r w:rsidR="00855D2B" w:rsidRPr="003F7627">
        <w:rPr>
          <w:rFonts w:ascii="Arial" w:hAnsi="Arial" w:cs="Arial"/>
          <w:sz w:val="20"/>
          <w:szCs w:val="20"/>
        </w:rPr>
        <w:t xml:space="preserve">, oxygen concentration </w:t>
      </w:r>
      <w:r w:rsidR="003F7627" w:rsidRPr="003F7627">
        <w:rPr>
          <w:rFonts w:ascii="Arial" w:hAnsi="Arial" w:cs="Arial"/>
          <w:sz w:val="20"/>
          <w:szCs w:val="20"/>
        </w:rPr>
        <w:t>(</w:t>
      </w:r>
      <w:commentRangeStart w:id="88"/>
      <w:r w:rsidR="00D90638">
        <w:rPr>
          <w:rFonts w:ascii="Arial" w:hAnsi="Arial" w:cs="Arial"/>
          <w:sz w:val="20"/>
          <w:szCs w:val="20"/>
        </w:rPr>
        <w:t>lilac</w:t>
      </w:r>
      <w:commentRangeEnd w:id="88"/>
      <w:r w:rsidR="00D90638">
        <w:rPr>
          <w:rStyle w:val="CommentReference"/>
          <w:rFonts w:asciiTheme="minorHAnsi" w:hAnsiTheme="minorHAnsi" w:cstheme="minorBidi"/>
        </w:rPr>
        <w:commentReference w:id="88"/>
      </w:r>
      <w:r w:rsidR="003F7627" w:rsidRPr="003F7627">
        <w:rPr>
          <w:rFonts w:ascii="Arial" w:hAnsi="Arial" w:cs="Arial"/>
          <w:sz w:val="20"/>
          <w:szCs w:val="20"/>
        </w:rPr>
        <w:t xml:space="preserve">),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The </w:t>
      </w:r>
      <w:r w:rsidR="007E3E3F">
        <w:rPr>
          <w:rFonts w:ascii="Arial" w:hAnsi="Arial" w:cs="Arial"/>
          <w:sz w:val="20"/>
          <w:szCs w:val="20"/>
        </w:rPr>
        <w:t xml:space="preserve">ocean surface </w:t>
      </w:r>
      <w:r w:rsidR="003F7627" w:rsidRPr="003F7627">
        <w:rPr>
          <w:rFonts w:ascii="Arial" w:hAnsi="Arial" w:cs="Arial"/>
          <w:sz w:val="20"/>
          <w:szCs w:val="20"/>
        </w:rPr>
        <w:t>area</w:t>
      </w:r>
      <w:r w:rsidR="007E3E3F">
        <w:rPr>
          <w:rFonts w:ascii="Arial" w:hAnsi="Arial" w:cs="Arial"/>
          <w:sz w:val="20"/>
          <w:szCs w:val="20"/>
        </w:rPr>
        <w:t xml:space="preserve"> covered</w:t>
      </w:r>
      <w:r w:rsidR="003F7627" w:rsidRPr="003F7627">
        <w:rPr>
          <w:rFonts w:ascii="Arial" w:hAnsi="Arial" w:cs="Arial"/>
          <w:sz w:val="20"/>
          <w:szCs w:val="20"/>
        </w:rPr>
        <w:t xml:space="preserve"> </w:t>
      </w:r>
      <w:r w:rsidR="007E3E3F">
        <w:rPr>
          <w:rFonts w:ascii="Arial" w:hAnsi="Arial" w:cs="Arial"/>
          <w:sz w:val="20"/>
          <w:szCs w:val="20"/>
        </w:rPr>
        <w:t>by</w:t>
      </w:r>
      <w:r w:rsidR="003F7627" w:rsidRPr="003F7627">
        <w:rPr>
          <w:rFonts w:ascii="Arial" w:hAnsi="Arial" w:cs="Arial"/>
          <w:sz w:val="20"/>
          <w:szCs w:val="20"/>
        </w:rPr>
        <w:t xml:space="preserve"> RCP 4.5 multifactor refugia </w:t>
      </w:r>
      <w:r w:rsidR="003F7627" w:rsidRPr="005F363D">
        <w:rPr>
          <w:rFonts w:ascii="Arial" w:hAnsi="Arial" w:cs="Arial"/>
          <w:sz w:val="20"/>
          <w:szCs w:val="20"/>
          <w:highlight w:val="yellow"/>
        </w:rPr>
        <w:t>(</w:t>
      </w:r>
      <w:r w:rsidR="003F7627" w:rsidRPr="005F363D">
        <w:rPr>
          <w:rFonts w:ascii="Arial" w:eastAsia="Times New Roman" w:hAnsi="Arial" w:cs="Arial"/>
          <w:color w:val="000000"/>
          <w:sz w:val="20"/>
          <w:szCs w:val="20"/>
          <w:highlight w:val="yellow"/>
          <w:shd w:val="clear" w:color="auto" w:fill="FFFFFF"/>
        </w:rPr>
        <w:t>46 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 xml:space="preserve"> is nearly twice the size of that of RCP 8.5 </w:t>
      </w:r>
      <w:r w:rsidR="003F7627" w:rsidRPr="005F363D">
        <w:rPr>
          <w:rFonts w:ascii="Arial" w:eastAsia="Times New Roman" w:hAnsi="Arial" w:cs="Arial"/>
          <w:color w:val="000000"/>
          <w:sz w:val="20"/>
          <w:szCs w:val="20"/>
          <w:highlight w:val="yellow"/>
          <w:shd w:val="clear" w:color="auto" w:fill="FFFFFF"/>
        </w:rPr>
        <w:t>(</w:t>
      </w:r>
      <w:r w:rsidR="00FD58F6">
        <w:rPr>
          <w:rFonts w:ascii="Arial" w:eastAsia="Times New Roman" w:hAnsi="Arial" w:cs="Arial"/>
          <w:color w:val="000000"/>
          <w:sz w:val="20"/>
          <w:szCs w:val="20"/>
          <w:highlight w:val="yellow"/>
          <w:shd w:val="clear" w:color="auto" w:fill="FFFFFF"/>
        </w:rPr>
        <w:t>79</w:t>
      </w:r>
      <w:r w:rsidR="00FD58F6" w:rsidRPr="005F363D">
        <w:rPr>
          <w:rFonts w:ascii="Arial" w:eastAsia="Times New Roman" w:hAnsi="Arial" w:cs="Arial"/>
          <w:color w:val="000000"/>
          <w:sz w:val="20"/>
          <w:szCs w:val="20"/>
          <w:highlight w:val="yellow"/>
          <w:shd w:val="clear" w:color="auto" w:fill="FFFFFF"/>
        </w:rPr>
        <w:t xml:space="preserve"> </w:t>
      </w:r>
      <w:r w:rsidR="003F7627" w:rsidRPr="005F363D">
        <w:rPr>
          <w:rFonts w:ascii="Arial" w:eastAsia="Times New Roman" w:hAnsi="Arial" w:cs="Arial"/>
          <w:color w:val="000000"/>
          <w:sz w:val="20"/>
          <w:szCs w:val="20"/>
          <w:highlight w:val="yellow"/>
          <w:shd w:val="clear" w:color="auto" w:fill="FFFFFF"/>
        </w:rPr>
        <w:t>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r w:rsidR="007E3E3F">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5033AD1" w14:textId="3C25CCD9" w:rsidR="00114786" w:rsidRDefault="001003E3" w:rsidP="00E318CE">
      <w:pPr>
        <w:rPr>
          <w:rFonts w:ascii="Arial" w:hAnsi="Arial" w:cs="Arial"/>
          <w:b/>
          <w:sz w:val="20"/>
          <w:szCs w:val="20"/>
        </w:rPr>
      </w:pPr>
      <w:r>
        <w:rPr>
          <w:rFonts w:ascii="Arial" w:hAnsi="Arial" w:cs="Arial"/>
          <w:b/>
          <w:sz w:val="20"/>
          <w:szCs w:val="20"/>
        </w:rPr>
        <w:br w:type="page"/>
      </w:r>
      <w:r w:rsidR="00114786">
        <w:rPr>
          <w:rFonts w:ascii="Arial" w:hAnsi="Arial" w:cs="Arial"/>
          <w:b/>
          <w:sz w:val="20"/>
          <w:szCs w:val="20"/>
        </w:rPr>
        <w:lastRenderedPageBreak/>
        <w:t xml:space="preserve">Methods Text. </w:t>
      </w:r>
      <w:r w:rsidR="00114786">
        <w:rPr>
          <w:rFonts w:ascii="Arial" w:hAnsi="Arial" w:cs="Arial"/>
          <w:sz w:val="20"/>
          <w:szCs w:val="20"/>
        </w:rPr>
        <w:t>xxx</w:t>
      </w:r>
      <w:r w:rsidR="00114786">
        <w:rPr>
          <w:rFonts w:ascii="Arial" w:hAnsi="Arial" w:cs="Arial"/>
          <w:b/>
          <w:sz w:val="20"/>
          <w:szCs w:val="20"/>
        </w:rPr>
        <w:t xml:space="preserve"> </w:t>
      </w:r>
    </w:p>
    <w:p w14:paraId="12EC1D9C" w14:textId="7754D6DC"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Sea Surface Temperature (SST) data were </w:t>
      </w:r>
      <w:r w:rsidR="00C201E7">
        <w:rPr>
          <w:rFonts w:ascii="Arial" w:hAnsi="Arial" w:cs="Arial"/>
          <w:sz w:val="20"/>
          <w:szCs w:val="20"/>
        </w:rPr>
        <w:t>collated</w:t>
      </w:r>
      <w:r w:rsidRPr="002848ED">
        <w:rPr>
          <w:rFonts w:ascii="Arial" w:hAnsi="Arial" w:cs="Arial"/>
          <w:sz w:val="20"/>
          <w:szCs w:val="20"/>
        </w:rPr>
        <w:t xml:space="preserve"> from CMIP5 climate ensembles for both RCP4.5 </w:t>
      </w:r>
      <w:commentRangeStart w:id="89"/>
      <w:r w:rsidRPr="002848ED">
        <w:rPr>
          <w:rFonts w:ascii="Arial" w:hAnsi="Arial" w:cs="Arial"/>
          <w:sz w:val="20"/>
          <w:szCs w:val="20"/>
        </w:rPr>
        <w:t>wm</w:t>
      </w:r>
      <w:r w:rsidRPr="002848ED">
        <w:rPr>
          <w:rFonts w:ascii="Arial" w:hAnsi="Arial" w:cs="Arial"/>
          <w:sz w:val="20"/>
          <w:szCs w:val="20"/>
          <w:vertAlign w:val="superscript"/>
        </w:rPr>
        <w:t>-2</w:t>
      </w:r>
      <w:commentRangeEnd w:id="89"/>
      <w:r w:rsidR="00C201E7">
        <w:rPr>
          <w:rStyle w:val="CommentReference"/>
          <w:rFonts w:asciiTheme="minorHAnsi" w:hAnsiTheme="minorHAnsi" w:cstheme="minorBidi"/>
        </w:rPr>
        <w:commentReference w:id="89"/>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w:t>
      </w:r>
      <w:commentRangeStart w:id="90"/>
      <w:r w:rsidRPr="002848ED">
        <w:rPr>
          <w:rFonts w:ascii="Arial" w:hAnsi="Arial" w:cs="Arial"/>
          <w:sz w:val="20"/>
          <w:szCs w:val="20"/>
        </w:rPr>
        <w:t>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w:t>
      </w:r>
      <w:commentRangeEnd w:id="90"/>
      <w:r w:rsidR="00C201E7">
        <w:rPr>
          <w:rStyle w:val="CommentReference"/>
          <w:rFonts w:asciiTheme="minorHAnsi" w:hAnsiTheme="minorHAnsi" w:cstheme="minorBidi"/>
        </w:rPr>
        <w:commentReference w:id="90"/>
      </w:r>
      <w:r w:rsidRPr="002848ED">
        <w:rPr>
          <w:rFonts w:ascii="Arial" w:hAnsi="Arial" w:cs="Arial"/>
          <w:sz w:val="20"/>
          <w:szCs w:val="20"/>
        </w:rPr>
        <w:t>.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(Hijmans &amp; van Etten, 2014). </w:t>
      </w:r>
    </w:p>
    <w:p w14:paraId="0738AF36" w14:textId="25D0EF20"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commentRangeStart w:id="91"/>
      <w:r w:rsidRPr="002848ED">
        <w:rPr>
          <w:rFonts w:ascii="Arial" w:hAnsi="Arial" w:cs="Arial"/>
          <w:sz w:val="20"/>
          <w:szCs w:val="20"/>
        </w:rPr>
        <w:t>Hooidonk</w:t>
      </w:r>
      <w:commentRangeEnd w:id="91"/>
      <w:r w:rsidR="00C201E7">
        <w:rPr>
          <w:rStyle w:val="CommentReference"/>
          <w:rFonts w:asciiTheme="minorHAnsi" w:hAnsiTheme="minorHAnsi" w:cstheme="minorBidi"/>
        </w:rPr>
        <w:commentReference w:id="91"/>
      </w:r>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w:t>
      </w:r>
      <w:r w:rsidR="00C201E7">
        <w:rPr>
          <w:rFonts w:ascii="Arial" w:hAnsi="Arial" w:cs="Arial"/>
          <w:sz w:val="20"/>
          <w:szCs w:val="20"/>
        </w:rPr>
        <w:t xml:space="preserve">of </w:t>
      </w:r>
      <w:r w:rsidRPr="002848ED">
        <w:rPr>
          <w:rFonts w:ascii="Arial" w:hAnsi="Arial" w:cs="Arial"/>
          <w:sz w:val="20"/>
          <w:szCs w:val="20"/>
        </w:rPr>
        <w:t xml:space="preserve">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r w:rsidR="00C201E7">
        <w:rPr>
          <w:rFonts w:ascii="Arial" w:hAnsi="Arial" w:cs="Arial"/>
          <w:sz w:val="20"/>
          <w:szCs w:val="20"/>
        </w:rPr>
        <w:t>And…..did it work?</w:t>
      </w:r>
    </w:p>
    <w:p w14:paraId="24A64D50" w14:textId="635B8F1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w:t>
      </w:r>
      <w:r w:rsidR="00C201E7">
        <w:rPr>
          <w:rFonts w:ascii="Arial" w:hAnsi="Arial" w:cs="Arial"/>
          <w:sz w:val="20"/>
          <w:szCs w:val="20"/>
        </w:rPr>
        <w:t>(</w:t>
      </w:r>
      <w:r w:rsidRPr="002848ED">
        <w:rPr>
          <w:rFonts w:ascii="Arial" w:hAnsi="Arial" w:cs="Arial"/>
          <w:sz w:val="20"/>
          <w:szCs w:val="20"/>
        </w:rPr>
        <w:t>RCP4.5 and RCP8.5</w:t>
      </w:r>
      <w:r w:rsidR="00C201E7">
        <w:rPr>
          <w:rFonts w:ascii="Arial" w:hAnsi="Arial" w:cs="Arial"/>
          <w:sz w:val="20"/>
          <w:szCs w:val="20"/>
        </w:rPr>
        <w:t>)</w:t>
      </w:r>
      <w:r w:rsidRPr="002848ED">
        <w:rPr>
          <w:rFonts w:ascii="Arial" w:hAnsi="Arial" w:cs="Arial"/>
          <w:sz w:val="20"/>
          <w:szCs w:val="20"/>
        </w:rPr>
        <w:t xml:space="preserve"> were </w:t>
      </w:r>
      <w:commentRangeStart w:id="92"/>
      <w:r w:rsidRPr="002848ED">
        <w:rPr>
          <w:rFonts w:ascii="Arial" w:hAnsi="Arial" w:cs="Arial"/>
          <w:sz w:val="20"/>
          <w:szCs w:val="20"/>
        </w:rPr>
        <w:t xml:space="preserve">collected as both the </w:t>
      </w:r>
      <w:commentRangeEnd w:id="92"/>
      <w:r w:rsidR="00C201E7">
        <w:rPr>
          <w:rStyle w:val="CommentReference"/>
          <w:rFonts w:asciiTheme="minorHAnsi" w:hAnsiTheme="minorHAnsi" w:cstheme="minorBidi"/>
        </w:rPr>
        <w:commentReference w:id="92"/>
      </w:r>
      <w:commentRangeStart w:id="93"/>
      <w:r w:rsidRPr="002848ED">
        <w:rPr>
          <w:rFonts w:ascii="Arial" w:hAnsi="Arial" w:cs="Arial"/>
          <w:sz w:val="20"/>
          <w:szCs w:val="20"/>
        </w:rPr>
        <w:t xml:space="preserve">mean and maximum </w:t>
      </w:r>
      <w:commentRangeEnd w:id="93"/>
      <w:r w:rsidR="00C201E7">
        <w:rPr>
          <w:rStyle w:val="CommentReference"/>
          <w:rFonts w:asciiTheme="minorHAnsi" w:hAnsiTheme="minorHAnsi" w:cstheme="minorBidi"/>
        </w:rPr>
        <w:commentReference w:id="93"/>
      </w:r>
      <w:r w:rsidRPr="002848ED">
        <w:rPr>
          <w:rFonts w:ascii="Arial" w:hAnsi="Arial" w:cs="Arial"/>
          <w:sz w:val="20"/>
          <w:szCs w:val="20"/>
        </w:rPr>
        <w:t xml:space="preserve">rate of change between current temperatures (2006) and predicted 2100 temperatures. </w:t>
      </w:r>
    </w:p>
    <w:p w14:paraId="1AF0AD5D" w14:textId="2D82ED5B"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w:t>
      </w:r>
      <w:r w:rsidR="00C201E7">
        <w:rPr>
          <w:rFonts w:ascii="Arial" w:hAnsi="Arial" w:cs="Arial"/>
          <w:sz w:val="20"/>
          <w:szCs w:val="20"/>
        </w:rPr>
        <w:t>P</w:t>
      </w:r>
      <w:r w:rsidRPr="002848ED">
        <w:rPr>
          <w:rFonts w:ascii="Arial" w:hAnsi="Arial" w:cs="Arial"/>
          <w:sz w:val="20"/>
          <w:szCs w:val="20"/>
        </w:rPr>
        <w:t xml:space="preserve">rotected </w:t>
      </w:r>
      <w:r w:rsidR="00C201E7">
        <w:rPr>
          <w:rFonts w:ascii="Arial" w:hAnsi="Arial" w:cs="Arial"/>
          <w:sz w:val="20"/>
          <w:szCs w:val="20"/>
        </w:rPr>
        <w:t>A</w:t>
      </w:r>
      <w:r w:rsidRPr="002848ED">
        <w:rPr>
          <w:rFonts w:ascii="Arial" w:hAnsi="Arial" w:cs="Arial"/>
          <w:sz w:val="20"/>
          <w:szCs w:val="20"/>
        </w:rPr>
        <w:t xml:space="preserve">reas (MPAs) </w:t>
      </w:r>
      <w:r w:rsidR="00C201E7">
        <w:rPr>
          <w:rFonts w:ascii="Arial" w:hAnsi="Arial" w:cs="Arial"/>
          <w:sz w:val="20"/>
          <w:szCs w:val="20"/>
        </w:rPr>
        <w:t>in the world’s oceans</w:t>
      </w:r>
      <w:r w:rsidRPr="002848ED">
        <w:rPr>
          <w:rFonts w:ascii="Arial" w:hAnsi="Arial" w:cs="Arial"/>
          <w:sz w:val="20"/>
          <w:szCs w:val="20"/>
        </w:rPr>
        <w:t xml:space="preserve"> were gathered from</w:t>
      </w:r>
      <w:r w:rsidRPr="002848ED">
        <w:rPr>
          <w:rFonts w:ascii="Arial" w:hAnsi="Arial" w:cs="Arial"/>
          <w:sz w:val="20"/>
          <w:szCs w:val="20"/>
          <w:highlight w:val="yellow"/>
        </w:rPr>
        <w:t>?</w:t>
      </w:r>
      <w:r w:rsidRPr="002848ED">
        <w:rPr>
          <w:rFonts w:ascii="Arial" w:hAnsi="Arial" w:cs="Arial"/>
          <w:sz w:val="20"/>
          <w:szCs w:val="20"/>
        </w:rPr>
        <w:t xml:space="preserve">. Climatic data were extracted from the raster cell closest to the centroid of the spatial polygon for each MPA, and the distance between the raster value and centroid was measured. A downscaled SST raster from Bio-ORACLE (tyberghein et al. 2012) was used as a land mask for the CMIP5 ensemble data to filter out unwanted MPA coordinates. To prevent the analysis from including both freshwater MPAs, such as ones in the </w:t>
      </w:r>
      <w:r w:rsidR="00C201E7">
        <w:rPr>
          <w:rFonts w:ascii="Arial" w:hAnsi="Arial" w:cs="Arial"/>
          <w:sz w:val="20"/>
          <w:szCs w:val="20"/>
        </w:rPr>
        <w:t>G</w:t>
      </w:r>
      <w:r w:rsidRPr="002848ED">
        <w:rPr>
          <w:rFonts w:ascii="Arial" w:hAnsi="Arial" w:cs="Arial"/>
          <w:sz w:val="20"/>
          <w:szCs w:val="20"/>
        </w:rPr>
        <w:t xml:space="preserve">reat </w:t>
      </w:r>
      <w:r w:rsidR="00C201E7">
        <w:rPr>
          <w:rFonts w:ascii="Arial" w:hAnsi="Arial" w:cs="Arial"/>
          <w:sz w:val="20"/>
          <w:szCs w:val="20"/>
        </w:rPr>
        <w:t>L</w:t>
      </w:r>
      <w:r w:rsidRPr="002848ED">
        <w:rPr>
          <w:rFonts w:ascii="Arial" w:hAnsi="Arial" w:cs="Arial"/>
          <w:sz w:val="20"/>
          <w:szCs w:val="20"/>
        </w:rPr>
        <w:t>akes, and MPAs with incorrectly labelled coordinates, extracted cells greater than 50 km away from the MPA centroid were removed from the analysis.</w:t>
      </w:r>
    </w:p>
    <w:p w14:paraId="1E377E36" w14:textId="6F198CE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w:t>
      </w:r>
      <w:r w:rsidR="00711DDA">
        <w:rPr>
          <w:rFonts w:ascii="Arial" w:hAnsi="Arial" w:cs="Arial"/>
          <w:sz w:val="20"/>
          <w:szCs w:val="20"/>
        </w:rPr>
        <w:t>:</w:t>
      </w:r>
      <w:r w:rsidRPr="002848ED">
        <w:rPr>
          <w:rFonts w:ascii="Arial" w:hAnsi="Arial" w:cs="Arial"/>
          <w:sz w:val="20"/>
          <w:szCs w:val="20"/>
        </w:rPr>
        <w:t xml:space="preserve"> 1) polar, ranging from 66.5° to 90° latitude (</w:t>
      </w:r>
      <w:commentRangeStart w:id="94"/>
      <w:r w:rsidRPr="002848ED">
        <w:rPr>
          <w:rFonts w:ascii="Arial" w:hAnsi="Arial" w:cs="Arial"/>
          <w:sz w:val="20"/>
          <w:szCs w:val="20"/>
        </w:rPr>
        <w:t>n=</w:t>
      </w:r>
      <w:commentRangeEnd w:id="94"/>
      <w:r w:rsidR="0089107E">
        <w:rPr>
          <w:rStyle w:val="CommentReference"/>
          <w:rFonts w:asciiTheme="minorHAnsi" w:hAnsiTheme="minorHAnsi" w:cstheme="minorBidi"/>
        </w:rPr>
        <w:commentReference w:id="94"/>
      </w:r>
      <w:r w:rsidRPr="002848ED">
        <w:rPr>
          <w:rFonts w:ascii="Arial" w:hAnsi="Arial" w:cs="Arial"/>
          <w:sz w:val="20"/>
          <w:szCs w:val="20"/>
        </w:rPr>
        <w:t>166); 2) temperate, ranging from 40° to 66.5° latitude (n=2738); 3) subtropical, ranging from 23.5° to 40° latitude (n=2738); and tropical ranging from -23.5</w:t>
      </w:r>
      <w:r w:rsidR="0089107E">
        <w:rPr>
          <w:rFonts w:ascii="Arial" w:hAnsi="Arial" w:cs="Arial"/>
          <w:sz w:val="20"/>
          <w:szCs w:val="20"/>
        </w:rPr>
        <w:t xml:space="preserve"> </w:t>
      </w:r>
      <w:r w:rsidRPr="002848ED">
        <w:rPr>
          <w:rFonts w:ascii="Arial" w:hAnsi="Arial" w:cs="Arial"/>
          <w:sz w:val="20"/>
          <w:szCs w:val="20"/>
          <w:vertAlign w:val="superscript"/>
        </w:rPr>
        <w:t>o</w:t>
      </w:r>
      <w:r w:rsidRPr="002848ED">
        <w:rPr>
          <w:rFonts w:ascii="Arial" w:hAnsi="Arial" w:cs="Arial"/>
          <w:sz w:val="20"/>
          <w:szCs w:val="20"/>
        </w:rPr>
        <w:t>S to 23.5</w:t>
      </w:r>
      <w:r w:rsidR="0089107E">
        <w:rPr>
          <w:rFonts w:ascii="Arial" w:hAnsi="Arial" w:cs="Arial"/>
          <w:sz w:val="20"/>
          <w:szCs w:val="20"/>
        </w:rPr>
        <w:t xml:space="preserve"> </w:t>
      </w:r>
      <w:r w:rsidRPr="002848ED">
        <w:rPr>
          <w:rFonts w:ascii="Arial" w:hAnsi="Arial" w:cs="Arial"/>
          <w:sz w:val="20"/>
          <w:szCs w:val="20"/>
          <w:vertAlign w:val="superscript"/>
        </w:rPr>
        <w:t>o</w:t>
      </w:r>
      <w:r w:rsidRPr="002848ED">
        <w:rPr>
          <w:rFonts w:ascii="Arial" w:hAnsi="Arial" w:cs="Arial"/>
          <w:sz w:val="20"/>
          <w:szCs w:val="20"/>
        </w:rPr>
        <w:t>N across the equator (n=2458). All analyses were also run as a global composition of MPAs (n=8236) as well as the small</w:t>
      </w:r>
      <w:r w:rsidR="0089107E">
        <w:rPr>
          <w:rFonts w:ascii="Arial" w:hAnsi="Arial" w:cs="Arial"/>
          <w:sz w:val="20"/>
          <w:szCs w:val="20"/>
        </w:rPr>
        <w:t>er</w:t>
      </w:r>
      <w:r w:rsidRPr="002848ED">
        <w:rPr>
          <w:rFonts w:ascii="Arial" w:hAnsi="Arial" w:cs="Arial"/>
          <w:sz w:val="20"/>
          <w:szCs w:val="20"/>
        </w:rPr>
        <w:t xml:space="preserve"> subset of no-take reserves (n=309). These groups were analyzed for both RCP 8.5 and RCP 4.5 climate scenarios. The rate </w:t>
      </w:r>
      <w:commentRangeStart w:id="95"/>
      <w:r w:rsidRPr="002848ED">
        <w:rPr>
          <w:rFonts w:ascii="Arial" w:hAnsi="Arial" w:cs="Arial"/>
          <w:sz w:val="20"/>
          <w:szCs w:val="20"/>
        </w:rPr>
        <w:t>of</w:t>
      </w:r>
      <w:commentRangeEnd w:id="95"/>
      <w:r w:rsidR="0089107E">
        <w:rPr>
          <w:rStyle w:val="CommentReference"/>
          <w:rFonts w:asciiTheme="minorHAnsi" w:hAnsiTheme="minorHAnsi" w:cstheme="minorBidi"/>
        </w:rPr>
        <w:commentReference w:id="95"/>
      </w:r>
      <w:r w:rsidRPr="002848ED">
        <w:rPr>
          <w:rFonts w:ascii="Arial" w:hAnsi="Arial" w:cs="Arial"/>
          <w:sz w:val="20"/>
          <w:szCs w:val="20"/>
        </w:rPr>
        <w:t xml:space="preserve"> change in SST at the sites of MPAs was compared to the background rate of change. This comparison was done </w:t>
      </w:r>
      <w:r w:rsidR="0089107E">
        <w:rPr>
          <w:rFonts w:ascii="Arial" w:hAnsi="Arial" w:cs="Arial"/>
          <w:sz w:val="20"/>
          <w:szCs w:val="20"/>
        </w:rPr>
        <w:t>for</w:t>
      </w:r>
      <w:r w:rsidRPr="002848ED">
        <w:rPr>
          <w:rFonts w:ascii="Arial" w:hAnsi="Arial" w:cs="Arial"/>
          <w:sz w:val="20"/>
          <w:szCs w:val="20"/>
        </w:rPr>
        <w:t xml:space="preserve">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Robert J. Hijmans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r w:rsidRPr="002848ED">
        <w:rPr>
          <w:rFonts w:ascii="Arial" w:hAnsi="Arial" w:cs="Arial"/>
          <w:sz w:val="20"/>
          <w:szCs w:val="20"/>
        </w:rPr>
        <w:t>Tyberghein L, Verbruggen H, Pauly K, Troupin C, Mineur F, De Clerck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(Hijmans &amp; van Etten, 2014) without being innacurate.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autocorrelated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4EC553A"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 xml:space="preserve">of MPAs in different marine ecoregions under </w:t>
      </w:r>
      <w:r w:rsidR="008939BD">
        <w:rPr>
          <w:rFonts w:ascii="Arial" w:hAnsi="Arial" w:cs="Arial"/>
          <w:sz w:val="20"/>
          <w:szCs w:val="20"/>
        </w:rPr>
        <w:t xml:space="preserve">the </w:t>
      </w:r>
      <w:r w:rsidR="001003E3">
        <w:rPr>
          <w:rFonts w:ascii="Arial" w:hAnsi="Arial" w:cs="Arial"/>
          <w:sz w:val="20"/>
          <w:szCs w:val="20"/>
        </w:rPr>
        <w:t>RCP 8.5</w:t>
      </w:r>
      <w:r w:rsidR="008939BD">
        <w:rPr>
          <w:rFonts w:ascii="Arial" w:hAnsi="Arial" w:cs="Arial"/>
          <w:sz w:val="20"/>
          <w:szCs w:val="20"/>
        </w:rPr>
        <w:t xml:space="preserve"> scenario</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Bassian</w:t>
            </w:r>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Chagos</w:t>
            </w:r>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Cortezian</w:t>
            </w:r>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Exmouth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Fernando de Naronha and Atoll das Rocas</w:t>
            </w:r>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Houtman</w:t>
            </w:r>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Leeuwin</w:t>
            </w:r>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Sahelian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Bassian</w:t>
            </w:r>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Default="00345A87" w:rsidP="00694E2B">
      <w:pPr>
        <w:widowControl w:val="0"/>
        <w:autoSpaceDE w:val="0"/>
        <w:autoSpaceDN w:val="0"/>
        <w:adjustRightInd w:val="0"/>
        <w:spacing w:after="240" w:line="480" w:lineRule="auto"/>
        <w:rPr>
          <w:rFonts w:ascii="Arial" w:hAnsi="Arial" w:cs="Arial"/>
          <w:b/>
          <w:color w:val="1A1A1A"/>
          <w:sz w:val="20"/>
          <w:szCs w:val="20"/>
        </w:rPr>
      </w:pPr>
    </w:p>
    <w:p w14:paraId="5743CE5A"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5F504901"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2FD8B22C" w14:textId="77777777" w:rsidR="00AA1081" w:rsidRDefault="00AA1081">
      <w:pPr>
        <w:rPr>
          <w:rFonts w:ascii="Arial" w:hAnsi="Arial" w:cs="Arial"/>
          <w:b/>
          <w:sz w:val="20"/>
          <w:szCs w:val="20"/>
        </w:rPr>
      </w:pPr>
      <w:r>
        <w:rPr>
          <w:rFonts w:ascii="Arial" w:hAnsi="Arial" w:cs="Arial"/>
          <w:b/>
          <w:sz w:val="20"/>
          <w:szCs w:val="20"/>
        </w:rPr>
        <w:br w:type="page"/>
      </w:r>
    </w:p>
    <w:p w14:paraId="6F1118F5" w14:textId="77777777" w:rsidR="00262131" w:rsidRDefault="00262131" w:rsidP="00467173">
      <w:pPr>
        <w:widowControl w:val="0"/>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580485A2" wp14:editId="36F4EAD3">
            <wp:extent cx="5943600" cy="1959610"/>
            <wp:effectExtent l="0" t="0" r="0" b="0"/>
            <wp:docPr id="3" name="Picture 3" descr="Screen%20Shot%202017-07-22%20at%20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2%20at%2022.32.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3C99026" w14:textId="17192586" w:rsidR="00467173"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S1. </w:t>
      </w:r>
      <w:r w:rsidR="00262131" w:rsidRPr="00262131">
        <w:rPr>
          <w:rFonts w:ascii="Arial" w:hAnsi="Arial" w:cs="Arial"/>
          <w:sz w:val="20"/>
          <w:szCs w:val="20"/>
        </w:rPr>
        <w:t>xxxx</w:t>
      </w:r>
    </w:p>
    <w:p w14:paraId="4CB2AD57" w14:textId="77777777" w:rsidR="00467173" w:rsidRDefault="00467173" w:rsidP="00467173">
      <w:pPr>
        <w:widowControl w:val="0"/>
        <w:spacing w:line="480" w:lineRule="auto"/>
        <w:rPr>
          <w:rFonts w:ascii="Arial" w:hAnsi="Arial" w:cs="Arial"/>
          <w:b/>
          <w:sz w:val="20"/>
          <w:szCs w:val="20"/>
        </w:rPr>
      </w:pPr>
    </w:p>
    <w:p w14:paraId="5253F895" w14:textId="77777777" w:rsidR="00AA1081" w:rsidRDefault="00AA1081">
      <w:pPr>
        <w:rPr>
          <w:rFonts w:ascii="Arial" w:hAnsi="Arial" w:cs="Arial"/>
          <w:b/>
          <w:sz w:val="20"/>
          <w:szCs w:val="20"/>
        </w:rPr>
      </w:pPr>
      <w:r>
        <w:rPr>
          <w:rFonts w:ascii="Arial" w:hAnsi="Arial" w:cs="Arial"/>
          <w:b/>
          <w:sz w:val="20"/>
          <w:szCs w:val="20"/>
        </w:rPr>
        <w:br w:type="page"/>
      </w:r>
    </w:p>
    <w:p w14:paraId="0A95B84A" w14:textId="77777777" w:rsidR="00262131" w:rsidRDefault="00262131" w:rsidP="00467173">
      <w:pPr>
        <w:widowControl w:val="0"/>
        <w:spacing w:line="480" w:lineRule="auto"/>
        <w:rPr>
          <w:rFonts w:ascii="Arial" w:hAnsi="Arial" w:cs="Arial"/>
          <w:b/>
          <w:sz w:val="20"/>
          <w:szCs w:val="20"/>
        </w:rPr>
      </w:pPr>
    </w:p>
    <w:p w14:paraId="181E344C" w14:textId="77777777" w:rsidR="00262131" w:rsidRDefault="00262131" w:rsidP="00467173">
      <w:pPr>
        <w:widowControl w:val="0"/>
        <w:spacing w:line="480" w:lineRule="auto"/>
        <w:rPr>
          <w:rFonts w:ascii="Arial" w:hAnsi="Arial" w:cs="Arial"/>
          <w:b/>
          <w:sz w:val="20"/>
          <w:szCs w:val="20"/>
        </w:rPr>
      </w:pPr>
    </w:p>
    <w:p w14:paraId="5616E009" w14:textId="77777777" w:rsidR="00262131" w:rsidRDefault="00262131" w:rsidP="00467173">
      <w:pPr>
        <w:widowControl w:val="0"/>
        <w:spacing w:line="480" w:lineRule="auto"/>
        <w:rPr>
          <w:rFonts w:ascii="Arial" w:hAnsi="Arial" w:cs="Arial"/>
          <w:b/>
          <w:sz w:val="20"/>
          <w:szCs w:val="20"/>
        </w:rPr>
      </w:pPr>
    </w:p>
    <w:p w14:paraId="546231C8" w14:textId="77777777" w:rsidR="00262131"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S2. </w:t>
      </w:r>
    </w:p>
    <w:p w14:paraId="362F9C0B" w14:textId="77777777" w:rsidR="00262131" w:rsidRDefault="00262131" w:rsidP="00467173">
      <w:pPr>
        <w:widowControl w:val="0"/>
        <w:spacing w:line="480" w:lineRule="auto"/>
        <w:rPr>
          <w:rFonts w:ascii="Arial" w:hAnsi="Arial" w:cs="Arial"/>
          <w:b/>
          <w:sz w:val="20"/>
          <w:szCs w:val="20"/>
        </w:rPr>
      </w:pPr>
    </w:p>
    <w:p w14:paraId="2C4E301D" w14:textId="77777777" w:rsidR="00262131" w:rsidRDefault="00262131" w:rsidP="00467173">
      <w:pPr>
        <w:widowControl w:val="0"/>
        <w:spacing w:line="480" w:lineRule="auto"/>
        <w:rPr>
          <w:rFonts w:ascii="Arial" w:hAnsi="Arial" w:cs="Arial"/>
          <w:b/>
          <w:sz w:val="20"/>
          <w:szCs w:val="20"/>
        </w:rPr>
      </w:pPr>
    </w:p>
    <w:p w14:paraId="5BBB2F53" w14:textId="561C9FDE" w:rsidR="00467173" w:rsidRPr="00317E81" w:rsidRDefault="00467173" w:rsidP="00467173">
      <w:pPr>
        <w:widowControl w:val="0"/>
        <w:spacing w:line="480" w:lineRule="auto"/>
        <w:rPr>
          <w:rFonts w:ascii="Arial" w:hAnsi="Arial" w:cs="Arial"/>
          <w:color w:val="1A1A1A"/>
          <w:sz w:val="20"/>
          <w:szCs w:val="20"/>
        </w:rPr>
      </w:pPr>
      <w:r>
        <w:rPr>
          <w:rFonts w:ascii="Helvetica" w:eastAsia="Times New Roman" w:hAnsi="Helvetica"/>
          <w:i/>
          <w:iCs/>
          <w:color w:val="000000"/>
          <w:sz w:val="21"/>
          <w:szCs w:val="21"/>
          <w:shd w:val="clear" w:color="auto" w:fill="FFFFFF"/>
        </w:rPr>
        <w:t xml:space="preserve">Using the 41 largest MPAs (the others were far smaller than the 1x1-degree grid size of the CMIP5 model output), under RCP8.5 conditions ~ 2.5% of MPA surface area falls within the multifactor refugia.  For RCP4.5, ~ 16.5% of MPA surface area falls within the multifactor refugia.  </w:t>
      </w:r>
    </w:p>
    <w:p w14:paraId="260DA44D" w14:textId="77777777" w:rsidR="00467173" w:rsidRPr="0050482F" w:rsidRDefault="00467173" w:rsidP="00694E2B">
      <w:pPr>
        <w:widowControl w:val="0"/>
        <w:autoSpaceDE w:val="0"/>
        <w:autoSpaceDN w:val="0"/>
        <w:adjustRightInd w:val="0"/>
        <w:spacing w:after="240" w:line="480" w:lineRule="auto"/>
        <w:rPr>
          <w:rFonts w:ascii="Arial" w:hAnsi="Arial" w:cs="Arial"/>
          <w:b/>
          <w:color w:val="1A1A1A"/>
          <w:sz w:val="20"/>
          <w:szCs w:val="20"/>
        </w:rPr>
      </w:pPr>
    </w:p>
    <w:sectPr w:rsidR="00467173" w:rsidRPr="0050482F" w:rsidSect="00DB6800">
      <w:footerReference w:type="even" r:id="rId14"/>
      <w:footerReference w:type="default" r:id="rId15"/>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ohn Bruno" w:date="2017-06-30T15:26:00Z" w:initials="JB">
    <w:p w14:paraId="2698BE37" w14:textId="2E0036EC" w:rsidR="00587343" w:rsidRDefault="00587343"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587343" w:rsidRDefault="00587343">
      <w:pPr>
        <w:pStyle w:val="CommentText"/>
      </w:pPr>
    </w:p>
  </w:comment>
  <w:comment w:id="6" w:author="Stephanie Henson" w:date="2017-06-30T15:26:00Z" w:initials="SH">
    <w:p w14:paraId="7CA14741" w14:textId="47E5C677" w:rsidR="00587343" w:rsidRDefault="00587343">
      <w:pPr>
        <w:pStyle w:val="CommentText"/>
      </w:pPr>
      <w:r>
        <w:rPr>
          <w:rStyle w:val="CommentReference"/>
        </w:rPr>
        <w:annotationRef/>
      </w:r>
      <w:r>
        <w:t>Is this value quoted here the slope (i.e. trend) of the regression?  Because then it’s not a ‘mean rate’.  If it’s not the trend, I’m not clear on what this degC/year number is…</w:t>
      </w:r>
    </w:p>
  </w:comment>
  <w:comment w:id="15" w:author="Richard Aronson" w:date="2017-07-24T09:45:00Z" w:initials="RA">
    <w:p w14:paraId="652E5A6B" w14:textId="29B05E5A" w:rsidR="00587343" w:rsidRDefault="00587343">
      <w:pPr>
        <w:pStyle w:val="CommentText"/>
      </w:pPr>
      <w:r>
        <w:rPr>
          <w:rStyle w:val="CommentReference"/>
        </w:rPr>
        <w:annotationRef/>
      </w:r>
      <w:r>
        <w:t>Has to be either oxygen concentration or oxygenation state (or some noun like that).</w:t>
      </w:r>
    </w:p>
  </w:comment>
  <w:comment w:id="13" w:author="John Bruno" w:date="2017-07-11T11:07:00Z" w:initials="JB">
    <w:p w14:paraId="40FBC20E" w14:textId="2EC3F49F" w:rsidR="00587343" w:rsidRDefault="00587343">
      <w:pPr>
        <w:pStyle w:val="CommentText"/>
      </w:pPr>
      <w:r>
        <w:rPr>
          <w:rStyle w:val="CommentReference"/>
        </w:rPr>
        <w:annotationRef/>
      </w:r>
      <w:r>
        <w:t>Changed from “deoxygenation” given the wording and context</w:t>
      </w:r>
    </w:p>
  </w:comment>
  <w:comment w:id="16" w:author="Stephanie Henson" w:date="2017-06-30T15:26:00Z" w:initials="SH">
    <w:p w14:paraId="1789B38C" w14:textId="1285A564" w:rsidR="00587343" w:rsidRDefault="00587343">
      <w:pPr>
        <w:pStyle w:val="CommentText"/>
      </w:pPr>
      <w:r>
        <w:rPr>
          <w:rStyle w:val="CommentReference"/>
        </w:rPr>
        <w:annotationRef/>
      </w:r>
      <w:r>
        <w:t xml:space="preserve">This is the kind of language which meant it took me 2.5 years to get my paper through the reviewrs ;) We honestly can't say at the moment what the effect of these predicted changes will be because we don't understand species' capacity for adaptation etc </w:t>
      </w:r>
    </w:p>
  </w:comment>
  <w:comment w:id="17" w:author="John Bruno" w:date="2017-07-11T11:08:00Z" w:initials="JB">
    <w:p w14:paraId="60FF3782" w14:textId="582E8DC0" w:rsidR="00587343" w:rsidRDefault="00587343">
      <w:pPr>
        <w:pStyle w:val="CommentText"/>
      </w:pPr>
      <w:r>
        <w:rPr>
          <w:rStyle w:val="CommentReference"/>
        </w:rPr>
        <w:annotationRef/>
      </w:r>
      <w:r>
        <w:t xml:space="preserve">I hear you, both empirically and pragmatically, but in some systems this has already happened, so clearly thermal tolerances and adaptive capacity have already been exceeded. Likewise, there is already plenty evidence of range shifting and composition and richness changes.  I don’t think its too much a stretch to speculate there would be more. Yet… how should we deal w the point you make above?  Make the statement more speculative and less strong?  Eg, remove “radically”?  replace “would” with “could” ? </w:t>
      </w:r>
    </w:p>
  </w:comment>
  <w:comment w:id="18" w:author="Richard Aronson" w:date="2017-07-24T09:47:00Z" w:initials="RA">
    <w:p w14:paraId="2B8E2E36" w14:textId="07A5A9B8" w:rsidR="00587343" w:rsidRDefault="00587343">
      <w:pPr>
        <w:pStyle w:val="CommentText"/>
      </w:pPr>
      <w:r>
        <w:rPr>
          <w:rStyle w:val="CommentReference"/>
        </w:rPr>
        <w:annotationRef/>
      </w:r>
      <w:r>
        <w:t>How about something like “woould likely disrupt.” That should cover a lot of sins.</w:t>
      </w:r>
    </w:p>
  </w:comment>
  <w:comment w:id="19" w:author="John Bruno" w:date="2017-06-30T15:26:00Z" w:initials="JB">
    <w:p w14:paraId="700E1121" w14:textId="54C558AE" w:rsidR="00587343" w:rsidRDefault="00587343">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23" w:author="Richard Aronson" w:date="2017-07-24T09:53:00Z" w:initials="RA">
    <w:p w14:paraId="4B4F3B2C" w14:textId="7B8A6782" w:rsidR="00587343" w:rsidRDefault="00587343">
      <w:pPr>
        <w:pStyle w:val="CommentText"/>
      </w:pPr>
      <w:r>
        <w:rPr>
          <w:rStyle w:val="CommentReference"/>
        </w:rPr>
        <w:annotationRef/>
      </w:r>
      <w:r>
        <w:t>JB, here is your opportunity to take a swipe at that silly PNAS paper from Callum Roberts.</w:t>
      </w:r>
    </w:p>
  </w:comment>
  <w:comment w:id="34" w:author="Stephanie Henson" w:date="2017-06-30T15:26:00Z" w:initials="SH">
    <w:p w14:paraId="4CBD1E16" w14:textId="78C13431" w:rsidR="00587343" w:rsidRDefault="00587343">
      <w:pPr>
        <w:pStyle w:val="CommentText"/>
      </w:pPr>
      <w:r>
        <w:rPr>
          <w:rStyle w:val="CommentReference"/>
        </w:rPr>
        <w:annotationRef/>
      </w:r>
      <w:r>
        <w:t>annual mean?</w:t>
      </w:r>
    </w:p>
  </w:comment>
  <w:comment w:id="55" w:author="Richard Aronson" w:date="2017-07-24T11:09:00Z" w:initials="RA">
    <w:p w14:paraId="28550F47" w14:textId="60342B70" w:rsidR="00F419DA" w:rsidRDefault="00F419DA">
      <w:pPr>
        <w:pStyle w:val="CommentText"/>
      </w:pPr>
      <w:r>
        <w:rPr>
          <w:rStyle w:val="CommentReference"/>
        </w:rPr>
        <w:annotationRef/>
      </w:r>
      <w:r>
        <w:t>There will be a new one in NCC for Antarctica pretty soon. Just waiting for  it to be posted.</w:t>
      </w:r>
    </w:p>
  </w:comment>
  <w:comment w:id="58" w:author="Richard Aronson" w:date="2017-07-24T09:59:00Z" w:initials="RA">
    <w:p w14:paraId="3FDA941B" w14:textId="627EB858" w:rsidR="00587343" w:rsidRDefault="00587343">
      <w:pPr>
        <w:pStyle w:val="CommentText"/>
      </w:pPr>
      <w:r>
        <w:rPr>
          <w:rStyle w:val="CommentReference"/>
        </w:rPr>
        <w:annotationRef/>
      </w:r>
      <w:r>
        <w:t>I love this show of respect to old-school concepts. Sentimental AND it shows this paper part of a long chain of thought.</w:t>
      </w:r>
    </w:p>
  </w:comment>
  <w:comment w:id="64" w:author="shen" w:date="2017-06-30T15:26:00Z" w:initials="sah">
    <w:p w14:paraId="0F8A26CE" w14:textId="6E85A69C" w:rsidR="00587343" w:rsidRDefault="00587343">
      <w:pPr>
        <w:pStyle w:val="CommentText"/>
      </w:pPr>
      <w:r>
        <w:rPr>
          <w:rStyle w:val="CommentReference"/>
        </w:rPr>
        <w:annotationRef/>
      </w:r>
      <w:r>
        <w:t>Because temperature emerges relatively late at high latitudes, and oxygen relatively late at low latitudes</w:t>
      </w:r>
    </w:p>
  </w:comment>
  <w:comment w:id="65" w:author="John Bruno" w:date="2017-06-30T15:26:00Z" w:initials="JB">
    <w:p w14:paraId="6FF864A0" w14:textId="521309C0" w:rsidR="00587343" w:rsidRDefault="00587343">
      <w:pPr>
        <w:pStyle w:val="CommentText"/>
      </w:pPr>
      <w:r>
        <w:rPr>
          <w:rStyle w:val="CommentReference"/>
        </w:rPr>
        <w:annotationRef/>
      </w:r>
      <w:r>
        <w:t xml:space="preserve">Add percentages? </w:t>
      </w:r>
    </w:p>
  </w:comment>
  <w:comment w:id="66" w:author="John Bruno" w:date="2017-06-30T15:26:00Z" w:initials="JB">
    <w:p w14:paraId="026D0DCE" w14:textId="1BB91F6D" w:rsidR="00587343" w:rsidRDefault="00587343">
      <w:pPr>
        <w:pStyle w:val="CommentText"/>
      </w:pPr>
      <w:r>
        <w:rPr>
          <w:rStyle w:val="CommentReference"/>
        </w:rPr>
        <w:annotationRef/>
      </w:r>
      <w:r>
        <w:t xml:space="preserve">Other points to make from this analysis? </w:t>
      </w:r>
    </w:p>
  </w:comment>
  <w:comment w:id="74" w:author="John Bruno" w:date="2017-06-30T15:26:00Z" w:initials="JB">
    <w:p w14:paraId="739341EB" w14:textId="191AF503" w:rsidR="00587343" w:rsidRDefault="00587343">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75" w:author="John Bruno" w:date="2017-06-30T15:26:00Z" w:initials="JB">
    <w:p w14:paraId="78E7B73C" w14:textId="31E9EBB0" w:rsidR="00587343" w:rsidRDefault="00587343">
      <w:pPr>
        <w:pStyle w:val="CommentText"/>
      </w:pPr>
      <w:r>
        <w:rPr>
          <w:rStyle w:val="CommentReference"/>
        </w:rPr>
        <w:annotationRef/>
      </w:r>
      <w:r>
        <w:t xml:space="preserve">Do we need a wrap up for this paragraph?  Overall, this solution isn’t gonna cut it… </w:t>
      </w:r>
    </w:p>
  </w:comment>
  <w:comment w:id="76" w:author="shen" w:date="2017-06-30T15:26:00Z" w:initials="sah">
    <w:p w14:paraId="16E5EDA4" w14:textId="0AAE6AEB" w:rsidR="00587343" w:rsidRDefault="00587343">
      <w:pPr>
        <w:pStyle w:val="CommentText"/>
      </w:pPr>
      <w:r>
        <w:rPr>
          <w:rStyle w:val="CommentReference"/>
        </w:rPr>
        <w:annotationRef/>
      </w:r>
      <w:r>
        <w:t>If you can send me the lat/lon boundaries of existing/planned MPAs, I can calculate the area overlap with the refugia</w:t>
      </w:r>
    </w:p>
  </w:comment>
  <w:comment w:id="81" w:author="Stephanie Henson" w:date="2017-06-30T15:26:00Z" w:initials="SH">
    <w:p w14:paraId="76EA30A3" w14:textId="17A7B850" w:rsidR="00587343" w:rsidRDefault="00587343">
      <w:pPr>
        <w:pStyle w:val="CommentText"/>
      </w:pPr>
      <w:r>
        <w:rPr>
          <w:rStyle w:val="CommentReference"/>
        </w:rPr>
        <w:annotationRef/>
      </w:r>
      <w:r>
        <w:t>Also add the point that WHERE you put them needs to considered too, particularly in light of the paragraph above</w:t>
      </w:r>
    </w:p>
  </w:comment>
  <w:comment w:id="84" w:author="Richard Aronson" w:date="2017-07-24T09:49:00Z" w:initials="RA">
    <w:p w14:paraId="12C82B06" w14:textId="733BC22D" w:rsidR="00587343" w:rsidRDefault="00587343">
      <w:pPr>
        <w:pStyle w:val="CommentText"/>
      </w:pPr>
      <w:r>
        <w:rPr>
          <w:rStyle w:val="CommentReference"/>
        </w:rPr>
        <w:annotationRef/>
      </w:r>
      <w:r>
        <w:t>Something missing from Reference 23?</w:t>
      </w:r>
      <w:r w:rsidR="00126AFC">
        <w:t xml:space="preserve"> No journal listed for ref 28; something might be missing in ref 29.</w:t>
      </w:r>
    </w:p>
  </w:comment>
  <w:comment w:id="85" w:author="Stephanie Henson" w:date="2017-06-30T15:26:00Z" w:initials="SH">
    <w:p w14:paraId="2A1E535C" w14:textId="5B1C3950" w:rsidR="00587343" w:rsidRDefault="00587343">
      <w:pPr>
        <w:pStyle w:val="CommentText"/>
      </w:pPr>
      <w:r>
        <w:rPr>
          <w:rStyle w:val="CommentReference"/>
        </w:rPr>
        <w:annotationRef/>
      </w:r>
      <w:r>
        <w:t>Annual?</w:t>
      </w:r>
    </w:p>
  </w:comment>
  <w:comment w:id="86" w:author="Stephanie Henson" w:date="2017-06-30T15:26:00Z" w:initials="SH">
    <w:p w14:paraId="059BC58F" w14:textId="4C7CB622" w:rsidR="00587343" w:rsidRDefault="00587343">
      <w:pPr>
        <w:pStyle w:val="CommentText"/>
      </w:pPr>
      <w:r>
        <w:rPr>
          <w:rStyle w:val="CommentReference"/>
        </w:rPr>
        <w:annotationRef/>
      </w:r>
      <w:r>
        <w:t>What’s the units?</w:t>
      </w:r>
    </w:p>
  </w:comment>
  <w:comment w:id="87" w:author="Stephanie Henson" w:date="2017-06-30T15:26:00Z" w:initials="SH">
    <w:p w14:paraId="19A16329" w14:textId="6943D6D4" w:rsidR="00587343" w:rsidRDefault="00587343">
      <w:pPr>
        <w:pStyle w:val="CommentText"/>
      </w:pPr>
      <w:r>
        <w:rPr>
          <w:rStyle w:val="CommentReference"/>
        </w:rPr>
        <w:annotationRef/>
      </w:r>
      <w:r>
        <w:t>Units!</w:t>
      </w:r>
    </w:p>
  </w:comment>
  <w:comment w:id="88" w:author="shen" w:date="2017-06-30T15:26:00Z" w:initials="sah">
    <w:p w14:paraId="6D1F1115" w14:textId="743749AA" w:rsidR="00587343" w:rsidRDefault="00587343">
      <w:pPr>
        <w:pStyle w:val="CommentText"/>
      </w:pPr>
      <w:r>
        <w:rPr>
          <w:rStyle w:val="CommentReference"/>
        </w:rPr>
        <w:annotationRef/>
      </w:r>
      <w:r>
        <w:t>I’m not sure this colour scheme is any better actually!</w:t>
      </w:r>
    </w:p>
  </w:comment>
  <w:comment w:id="89" w:author="Stephanie Henson" w:date="2017-06-30T15:26:00Z" w:initials="SH">
    <w:p w14:paraId="1F0F6DE2" w14:textId="548DBA6E" w:rsidR="00587343" w:rsidRDefault="00587343">
      <w:pPr>
        <w:pStyle w:val="CommentText"/>
      </w:pPr>
      <w:r>
        <w:rPr>
          <w:rStyle w:val="CommentReference"/>
        </w:rPr>
        <w:annotationRef/>
      </w:r>
      <w:r>
        <w:t>??</w:t>
      </w:r>
    </w:p>
  </w:comment>
  <w:comment w:id="90" w:author="Stephanie Henson" w:date="2017-06-30T15:26:00Z" w:initials="SH">
    <w:p w14:paraId="7A33C901" w14:textId="6C9CB9AE" w:rsidR="00587343" w:rsidRDefault="00587343">
      <w:pPr>
        <w:pStyle w:val="CommentText"/>
      </w:pPr>
      <w:r>
        <w:rPr>
          <w:rStyle w:val="CommentReference"/>
        </w:rPr>
        <w:annotationRef/>
      </w:r>
      <w:r>
        <w:t>what happens at the boundaries of the downscaled and coarse resolution outputs?</w:t>
      </w:r>
    </w:p>
  </w:comment>
  <w:comment w:id="91" w:author="Stephanie Henson" w:date="2017-06-30T15:26:00Z" w:initials="SH">
    <w:p w14:paraId="0CD52D0B" w14:textId="3E2836A0" w:rsidR="00587343" w:rsidRDefault="00587343">
      <w:pPr>
        <w:pStyle w:val="CommentText"/>
      </w:pPr>
      <w:r>
        <w:rPr>
          <w:rStyle w:val="CommentReference"/>
        </w:rPr>
        <w:annotationRef/>
      </w:r>
      <w:r>
        <w:t>Yes more info needed</w:t>
      </w:r>
    </w:p>
  </w:comment>
  <w:comment w:id="92" w:author="Stephanie Henson" w:date="2017-06-30T15:26:00Z" w:initials="SH">
    <w:p w14:paraId="15ED4A8D" w14:textId="38300ABE" w:rsidR="00587343" w:rsidRDefault="00587343">
      <w:pPr>
        <w:pStyle w:val="CommentText"/>
      </w:pPr>
      <w:r>
        <w:rPr>
          <w:rStyle w:val="CommentReference"/>
        </w:rPr>
        <w:annotationRef/>
      </w:r>
      <w:r>
        <w:t>??</w:t>
      </w:r>
    </w:p>
  </w:comment>
  <w:comment w:id="93" w:author="Stephanie Henson" w:date="2017-06-30T15:26:00Z" w:initials="SH">
    <w:p w14:paraId="2F7AC8AE" w14:textId="1C6C91C6" w:rsidR="00587343" w:rsidRDefault="00587343">
      <w:pPr>
        <w:pStyle w:val="CommentText"/>
      </w:pPr>
      <w:r>
        <w:rPr>
          <w:rStyle w:val="CommentReference"/>
        </w:rPr>
        <w:annotationRef/>
      </w:r>
      <w:r>
        <w:t>how were these calculated?</w:t>
      </w:r>
    </w:p>
  </w:comment>
  <w:comment w:id="94" w:author="Stephanie Henson" w:date="2017-06-30T15:26:00Z" w:initials="SH">
    <w:p w14:paraId="31A21846" w14:textId="49D69DC9" w:rsidR="00587343" w:rsidRDefault="00587343">
      <w:pPr>
        <w:pStyle w:val="CommentText"/>
      </w:pPr>
      <w:r>
        <w:rPr>
          <w:rStyle w:val="CommentReference"/>
        </w:rPr>
        <w:annotationRef/>
      </w:r>
      <w:r>
        <w:t>Is this number of grid cells, i.e. non-land cells?</w:t>
      </w:r>
    </w:p>
  </w:comment>
  <w:comment w:id="95" w:author="Stephanie Henson" w:date="2017-06-30T15:26:00Z" w:initials="SH">
    <w:p w14:paraId="6A663469" w14:textId="24BDB017" w:rsidR="00587343" w:rsidRDefault="00587343">
      <w:pPr>
        <w:pStyle w:val="CommentText"/>
      </w:pPr>
      <w:r>
        <w:rPr>
          <w:rStyle w:val="CommentReference"/>
        </w:rPr>
        <w:annotationRef/>
      </w:r>
      <w:r>
        <w:t>Need to include info somewhere on how these were calculated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CA14741" w15:done="0"/>
  <w15:commentEx w15:paraId="652E5A6B" w15:done="0"/>
  <w15:commentEx w15:paraId="40FBC20E" w15:done="0"/>
  <w15:commentEx w15:paraId="1789B38C" w15:done="0"/>
  <w15:commentEx w15:paraId="60FF3782" w15:paraIdParent="1789B38C" w15:done="0"/>
  <w15:commentEx w15:paraId="2B8E2E36" w15:paraIdParent="1789B38C" w15:done="0"/>
  <w15:commentEx w15:paraId="700E1121" w15:done="0"/>
  <w15:commentEx w15:paraId="4B4F3B2C" w15:done="0"/>
  <w15:commentEx w15:paraId="4CBD1E16" w15:done="0"/>
  <w15:commentEx w15:paraId="28550F47" w15:done="0"/>
  <w15:commentEx w15:paraId="3FDA941B" w15:done="0"/>
  <w15:commentEx w15:paraId="0F8A26CE" w15:done="0"/>
  <w15:commentEx w15:paraId="6FF864A0" w15:done="0"/>
  <w15:commentEx w15:paraId="026D0DCE" w15:done="0"/>
  <w15:commentEx w15:paraId="739341EB" w15:done="0"/>
  <w15:commentEx w15:paraId="78E7B73C" w15:done="0"/>
  <w15:commentEx w15:paraId="16E5EDA4" w15:done="0"/>
  <w15:commentEx w15:paraId="76EA30A3" w15:done="0"/>
  <w15:commentEx w15:paraId="12C82B06" w15:done="0"/>
  <w15:commentEx w15:paraId="2A1E535C" w15:done="0"/>
  <w15:commentEx w15:paraId="059BC58F" w15:done="0"/>
  <w15:commentEx w15:paraId="19A16329" w15:done="0"/>
  <w15:commentEx w15:paraId="6D1F1115" w15:done="0"/>
  <w15:commentEx w15:paraId="1F0F6DE2" w15:done="0"/>
  <w15:commentEx w15:paraId="7A33C901" w15:done="0"/>
  <w15:commentEx w15:paraId="0CD52D0B" w15:done="0"/>
  <w15:commentEx w15:paraId="15ED4A8D" w15:done="0"/>
  <w15:commentEx w15:paraId="2F7AC8AE" w15:done="0"/>
  <w15:commentEx w15:paraId="31A21846" w15:done="0"/>
  <w15:commentEx w15:paraId="6A6634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04CD7" w14:textId="77777777" w:rsidR="005B5D95" w:rsidRDefault="005B5D95" w:rsidP="00D07286">
      <w:r>
        <w:separator/>
      </w:r>
    </w:p>
  </w:endnote>
  <w:endnote w:type="continuationSeparator" w:id="0">
    <w:p w14:paraId="47B84E34" w14:textId="77777777" w:rsidR="005B5D95" w:rsidRDefault="005B5D95"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altName w:val="Arial"/>
    <w:charset w:val="00"/>
    <w:family w:val="swiss"/>
    <w:pitch w:val="variable"/>
    <w:sig w:usb0="00000000" w:usb1="5000A1FF" w:usb2="00000000" w:usb3="00000000" w:csb0="000001BF" w:csb1="00000000"/>
  </w:font>
  <w:font w:name="Helvetica Neue">
    <w:charset w:val="00"/>
    <w:family w:val="swiss"/>
    <w:pitch w:val="variable"/>
    <w:sig w:usb0="E50002FF" w:usb1="500079DB" w:usb2="00000010" w:usb3="00000000" w:csb0="00000001"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587343" w:rsidRDefault="00587343"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587343" w:rsidRDefault="005873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587343" w:rsidRPr="00D07286" w:rsidRDefault="00587343"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F419DA">
      <w:rPr>
        <w:rStyle w:val="PageNumber"/>
        <w:rFonts w:ascii="Arial" w:hAnsi="Arial" w:cs="Arial"/>
        <w:noProof/>
        <w:sz w:val="20"/>
        <w:szCs w:val="20"/>
      </w:rPr>
      <w:t>4</w:t>
    </w:r>
    <w:r w:rsidRPr="00D07286">
      <w:rPr>
        <w:rStyle w:val="PageNumber"/>
        <w:rFonts w:ascii="Arial" w:hAnsi="Arial" w:cs="Arial"/>
        <w:sz w:val="20"/>
        <w:szCs w:val="20"/>
      </w:rPr>
      <w:fldChar w:fldCharType="end"/>
    </w:r>
  </w:p>
  <w:p w14:paraId="1A7F2890" w14:textId="77777777" w:rsidR="00587343" w:rsidRDefault="00587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4B775B" w14:textId="77777777" w:rsidR="005B5D95" w:rsidRDefault="005B5D95" w:rsidP="00D07286">
      <w:r>
        <w:separator/>
      </w:r>
    </w:p>
  </w:footnote>
  <w:footnote w:type="continuationSeparator" w:id="0">
    <w:p w14:paraId="6DBED3CD" w14:textId="77777777" w:rsidR="005B5D95" w:rsidRDefault="005B5D95" w:rsidP="00D072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ard Aronson">
    <w15:presenceInfo w15:providerId="AD" w15:userId="S-1-5-21-2438295641-2239293672-1739362057-59012"/>
  </w15:person>
  <w15:person w15:author="John Bruno">
    <w15:presenceInfo w15:providerId="None" w15:userId="John Br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3E11"/>
    <w:rsid w:val="00056C4E"/>
    <w:rsid w:val="0006025C"/>
    <w:rsid w:val="00063E45"/>
    <w:rsid w:val="00064287"/>
    <w:rsid w:val="000737F5"/>
    <w:rsid w:val="0007419A"/>
    <w:rsid w:val="00074983"/>
    <w:rsid w:val="000755B1"/>
    <w:rsid w:val="0007697E"/>
    <w:rsid w:val="0007789E"/>
    <w:rsid w:val="00080C13"/>
    <w:rsid w:val="00080FF9"/>
    <w:rsid w:val="00083B51"/>
    <w:rsid w:val="000855A7"/>
    <w:rsid w:val="00085FFB"/>
    <w:rsid w:val="00091FF8"/>
    <w:rsid w:val="00097584"/>
    <w:rsid w:val="000A030E"/>
    <w:rsid w:val="000A1C82"/>
    <w:rsid w:val="000A3559"/>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12FF"/>
    <w:rsid w:val="001233EE"/>
    <w:rsid w:val="00124422"/>
    <w:rsid w:val="00125606"/>
    <w:rsid w:val="0012699B"/>
    <w:rsid w:val="00126AFC"/>
    <w:rsid w:val="00126DB0"/>
    <w:rsid w:val="00130671"/>
    <w:rsid w:val="001315DA"/>
    <w:rsid w:val="00133788"/>
    <w:rsid w:val="00133D92"/>
    <w:rsid w:val="001419B4"/>
    <w:rsid w:val="00141A62"/>
    <w:rsid w:val="00141CE3"/>
    <w:rsid w:val="00141DA0"/>
    <w:rsid w:val="001423CF"/>
    <w:rsid w:val="00143708"/>
    <w:rsid w:val="0014456F"/>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6611"/>
    <w:rsid w:val="00197356"/>
    <w:rsid w:val="00197C93"/>
    <w:rsid w:val="001A10D9"/>
    <w:rsid w:val="001A1452"/>
    <w:rsid w:val="001A5208"/>
    <w:rsid w:val="001A5287"/>
    <w:rsid w:val="001A52DF"/>
    <w:rsid w:val="001A53E4"/>
    <w:rsid w:val="001A6D40"/>
    <w:rsid w:val="001B16B4"/>
    <w:rsid w:val="001B16C8"/>
    <w:rsid w:val="001B2933"/>
    <w:rsid w:val="001B3975"/>
    <w:rsid w:val="001B6896"/>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E6F92"/>
    <w:rsid w:val="001F050C"/>
    <w:rsid w:val="001F0712"/>
    <w:rsid w:val="001F2F8D"/>
    <w:rsid w:val="001F30AF"/>
    <w:rsid w:val="001F324E"/>
    <w:rsid w:val="001F49D1"/>
    <w:rsid w:val="0020463F"/>
    <w:rsid w:val="0020635D"/>
    <w:rsid w:val="0021346B"/>
    <w:rsid w:val="00216342"/>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46A3B"/>
    <w:rsid w:val="00250F6E"/>
    <w:rsid w:val="00253B4C"/>
    <w:rsid w:val="002543B1"/>
    <w:rsid w:val="0025440B"/>
    <w:rsid w:val="00254EC8"/>
    <w:rsid w:val="00255FEA"/>
    <w:rsid w:val="002575E4"/>
    <w:rsid w:val="002612C9"/>
    <w:rsid w:val="00261481"/>
    <w:rsid w:val="002619A6"/>
    <w:rsid w:val="00262131"/>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1651"/>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81B"/>
    <w:rsid w:val="00301A56"/>
    <w:rsid w:val="00303E07"/>
    <w:rsid w:val="00304B4D"/>
    <w:rsid w:val="00304BE0"/>
    <w:rsid w:val="00305160"/>
    <w:rsid w:val="00306C84"/>
    <w:rsid w:val="00306E4C"/>
    <w:rsid w:val="003071E7"/>
    <w:rsid w:val="00310716"/>
    <w:rsid w:val="0031160B"/>
    <w:rsid w:val="00312DDE"/>
    <w:rsid w:val="00317AC3"/>
    <w:rsid w:val="00317E81"/>
    <w:rsid w:val="00320209"/>
    <w:rsid w:val="00325CAF"/>
    <w:rsid w:val="003274F3"/>
    <w:rsid w:val="00332F45"/>
    <w:rsid w:val="0033392E"/>
    <w:rsid w:val="00337C1A"/>
    <w:rsid w:val="00341790"/>
    <w:rsid w:val="00343171"/>
    <w:rsid w:val="00343DAE"/>
    <w:rsid w:val="003442D8"/>
    <w:rsid w:val="00345A87"/>
    <w:rsid w:val="003467BC"/>
    <w:rsid w:val="00350A2F"/>
    <w:rsid w:val="003510A5"/>
    <w:rsid w:val="00353D3C"/>
    <w:rsid w:val="00355CDE"/>
    <w:rsid w:val="0035746D"/>
    <w:rsid w:val="003610B4"/>
    <w:rsid w:val="0036421B"/>
    <w:rsid w:val="00364F81"/>
    <w:rsid w:val="00365193"/>
    <w:rsid w:val="0036691A"/>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4412"/>
    <w:rsid w:val="00395005"/>
    <w:rsid w:val="00396E49"/>
    <w:rsid w:val="003975C5"/>
    <w:rsid w:val="003A087B"/>
    <w:rsid w:val="003A1092"/>
    <w:rsid w:val="003A19FF"/>
    <w:rsid w:val="003B01C8"/>
    <w:rsid w:val="003B1AD1"/>
    <w:rsid w:val="003B1C3E"/>
    <w:rsid w:val="003B2728"/>
    <w:rsid w:val="003B320A"/>
    <w:rsid w:val="003B6005"/>
    <w:rsid w:val="003C085B"/>
    <w:rsid w:val="003C1491"/>
    <w:rsid w:val="003C1FF3"/>
    <w:rsid w:val="003C3702"/>
    <w:rsid w:val="003C452B"/>
    <w:rsid w:val="003C754C"/>
    <w:rsid w:val="003D0077"/>
    <w:rsid w:val="003D0C32"/>
    <w:rsid w:val="003D12E5"/>
    <w:rsid w:val="003D5405"/>
    <w:rsid w:val="003E18C6"/>
    <w:rsid w:val="003E42DF"/>
    <w:rsid w:val="003E46AB"/>
    <w:rsid w:val="003E4AC0"/>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25F5B"/>
    <w:rsid w:val="0043044E"/>
    <w:rsid w:val="0043054A"/>
    <w:rsid w:val="004305AD"/>
    <w:rsid w:val="00432536"/>
    <w:rsid w:val="004332FB"/>
    <w:rsid w:val="004349D7"/>
    <w:rsid w:val="004352F5"/>
    <w:rsid w:val="00435AD3"/>
    <w:rsid w:val="00436894"/>
    <w:rsid w:val="004430E3"/>
    <w:rsid w:val="004450E3"/>
    <w:rsid w:val="004455D7"/>
    <w:rsid w:val="0044561F"/>
    <w:rsid w:val="00446185"/>
    <w:rsid w:val="004476AE"/>
    <w:rsid w:val="004543E3"/>
    <w:rsid w:val="00456780"/>
    <w:rsid w:val="00465867"/>
    <w:rsid w:val="00467173"/>
    <w:rsid w:val="00467195"/>
    <w:rsid w:val="004671B0"/>
    <w:rsid w:val="004703C2"/>
    <w:rsid w:val="004708BA"/>
    <w:rsid w:val="00470A90"/>
    <w:rsid w:val="00473959"/>
    <w:rsid w:val="00474136"/>
    <w:rsid w:val="00474423"/>
    <w:rsid w:val="0047586B"/>
    <w:rsid w:val="00476F65"/>
    <w:rsid w:val="00481827"/>
    <w:rsid w:val="0048329A"/>
    <w:rsid w:val="00485500"/>
    <w:rsid w:val="00485A46"/>
    <w:rsid w:val="00485B66"/>
    <w:rsid w:val="00486FEA"/>
    <w:rsid w:val="004879BC"/>
    <w:rsid w:val="00487D9A"/>
    <w:rsid w:val="004900C2"/>
    <w:rsid w:val="0049140C"/>
    <w:rsid w:val="00493690"/>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3768"/>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43E1"/>
    <w:rsid w:val="005363FF"/>
    <w:rsid w:val="0054283C"/>
    <w:rsid w:val="00544BEB"/>
    <w:rsid w:val="00546EE0"/>
    <w:rsid w:val="00547FF8"/>
    <w:rsid w:val="00550A60"/>
    <w:rsid w:val="005561D0"/>
    <w:rsid w:val="00557751"/>
    <w:rsid w:val="00560D07"/>
    <w:rsid w:val="005612E4"/>
    <w:rsid w:val="0056508C"/>
    <w:rsid w:val="00565225"/>
    <w:rsid w:val="00565B82"/>
    <w:rsid w:val="00566195"/>
    <w:rsid w:val="00571B70"/>
    <w:rsid w:val="00574172"/>
    <w:rsid w:val="00575EC7"/>
    <w:rsid w:val="00577A7D"/>
    <w:rsid w:val="00582BA7"/>
    <w:rsid w:val="00583A9C"/>
    <w:rsid w:val="00583C08"/>
    <w:rsid w:val="00583DC3"/>
    <w:rsid w:val="0058516D"/>
    <w:rsid w:val="00587343"/>
    <w:rsid w:val="00591138"/>
    <w:rsid w:val="0059720E"/>
    <w:rsid w:val="005974E5"/>
    <w:rsid w:val="005A081B"/>
    <w:rsid w:val="005A21F3"/>
    <w:rsid w:val="005A7114"/>
    <w:rsid w:val="005A717B"/>
    <w:rsid w:val="005B12E2"/>
    <w:rsid w:val="005B2A39"/>
    <w:rsid w:val="005B3426"/>
    <w:rsid w:val="005B4449"/>
    <w:rsid w:val="005B5D95"/>
    <w:rsid w:val="005B762E"/>
    <w:rsid w:val="005C0052"/>
    <w:rsid w:val="005C0461"/>
    <w:rsid w:val="005D2758"/>
    <w:rsid w:val="005D3A66"/>
    <w:rsid w:val="005D6B02"/>
    <w:rsid w:val="005E34AC"/>
    <w:rsid w:val="005E374B"/>
    <w:rsid w:val="005E4D93"/>
    <w:rsid w:val="005E57D9"/>
    <w:rsid w:val="005E6A6F"/>
    <w:rsid w:val="005E6AA6"/>
    <w:rsid w:val="005E6C6A"/>
    <w:rsid w:val="005E73FE"/>
    <w:rsid w:val="005E7E81"/>
    <w:rsid w:val="005F363D"/>
    <w:rsid w:val="005F3EF2"/>
    <w:rsid w:val="005F47FD"/>
    <w:rsid w:val="00601BBC"/>
    <w:rsid w:val="00602A51"/>
    <w:rsid w:val="006047B5"/>
    <w:rsid w:val="00605440"/>
    <w:rsid w:val="006058EF"/>
    <w:rsid w:val="006138E8"/>
    <w:rsid w:val="00613ED3"/>
    <w:rsid w:val="0061436D"/>
    <w:rsid w:val="00615426"/>
    <w:rsid w:val="00622590"/>
    <w:rsid w:val="00624A2E"/>
    <w:rsid w:val="00625E67"/>
    <w:rsid w:val="00635C98"/>
    <w:rsid w:val="00637CB8"/>
    <w:rsid w:val="006500B0"/>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77AAF"/>
    <w:rsid w:val="00677B7D"/>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C7AC0"/>
    <w:rsid w:val="006D3E84"/>
    <w:rsid w:val="006D5DF0"/>
    <w:rsid w:val="006D751D"/>
    <w:rsid w:val="006E0B4B"/>
    <w:rsid w:val="006E1238"/>
    <w:rsid w:val="006E1AD2"/>
    <w:rsid w:val="006E26F8"/>
    <w:rsid w:val="006E5384"/>
    <w:rsid w:val="006E6B01"/>
    <w:rsid w:val="006E7D22"/>
    <w:rsid w:val="006F1E9E"/>
    <w:rsid w:val="006F231B"/>
    <w:rsid w:val="006F3F3E"/>
    <w:rsid w:val="006F43F1"/>
    <w:rsid w:val="006F6473"/>
    <w:rsid w:val="0070088E"/>
    <w:rsid w:val="00700B58"/>
    <w:rsid w:val="00700D7E"/>
    <w:rsid w:val="007017D1"/>
    <w:rsid w:val="007019AA"/>
    <w:rsid w:val="00707AAF"/>
    <w:rsid w:val="00710B57"/>
    <w:rsid w:val="00710C5B"/>
    <w:rsid w:val="00711760"/>
    <w:rsid w:val="007118DE"/>
    <w:rsid w:val="00711DDA"/>
    <w:rsid w:val="007138E7"/>
    <w:rsid w:val="00714C83"/>
    <w:rsid w:val="007213EF"/>
    <w:rsid w:val="007225E4"/>
    <w:rsid w:val="0072494C"/>
    <w:rsid w:val="0072588A"/>
    <w:rsid w:val="007344B9"/>
    <w:rsid w:val="0073699D"/>
    <w:rsid w:val="00740969"/>
    <w:rsid w:val="00743442"/>
    <w:rsid w:val="00744D21"/>
    <w:rsid w:val="00747A74"/>
    <w:rsid w:val="00752CB9"/>
    <w:rsid w:val="00753CC8"/>
    <w:rsid w:val="00753E27"/>
    <w:rsid w:val="0075620E"/>
    <w:rsid w:val="00756532"/>
    <w:rsid w:val="00757AD1"/>
    <w:rsid w:val="00761D2F"/>
    <w:rsid w:val="00765A72"/>
    <w:rsid w:val="00766A67"/>
    <w:rsid w:val="0076756B"/>
    <w:rsid w:val="00767D9E"/>
    <w:rsid w:val="007700C6"/>
    <w:rsid w:val="007709F8"/>
    <w:rsid w:val="00771BE6"/>
    <w:rsid w:val="007727B6"/>
    <w:rsid w:val="007755CD"/>
    <w:rsid w:val="00775CC1"/>
    <w:rsid w:val="007761AC"/>
    <w:rsid w:val="00776662"/>
    <w:rsid w:val="00776E78"/>
    <w:rsid w:val="00777C98"/>
    <w:rsid w:val="0078198D"/>
    <w:rsid w:val="00781A7A"/>
    <w:rsid w:val="00781E12"/>
    <w:rsid w:val="0078339E"/>
    <w:rsid w:val="00793091"/>
    <w:rsid w:val="00795AF3"/>
    <w:rsid w:val="007A05E2"/>
    <w:rsid w:val="007A1C47"/>
    <w:rsid w:val="007B1053"/>
    <w:rsid w:val="007B20CA"/>
    <w:rsid w:val="007B25F8"/>
    <w:rsid w:val="007B2994"/>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E3E3F"/>
    <w:rsid w:val="007F03C0"/>
    <w:rsid w:val="007F0879"/>
    <w:rsid w:val="007F1C61"/>
    <w:rsid w:val="007F35C1"/>
    <w:rsid w:val="007F6C1D"/>
    <w:rsid w:val="007F7F23"/>
    <w:rsid w:val="00800B24"/>
    <w:rsid w:val="00802BC2"/>
    <w:rsid w:val="00803676"/>
    <w:rsid w:val="008044A1"/>
    <w:rsid w:val="0080510B"/>
    <w:rsid w:val="008053AF"/>
    <w:rsid w:val="00805552"/>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1ADA"/>
    <w:rsid w:val="008625F8"/>
    <w:rsid w:val="00871011"/>
    <w:rsid w:val="00873A68"/>
    <w:rsid w:val="00874DA0"/>
    <w:rsid w:val="008751B2"/>
    <w:rsid w:val="0088026C"/>
    <w:rsid w:val="0088081E"/>
    <w:rsid w:val="008815F1"/>
    <w:rsid w:val="0088396B"/>
    <w:rsid w:val="00884042"/>
    <w:rsid w:val="00884C34"/>
    <w:rsid w:val="0088707B"/>
    <w:rsid w:val="0089107E"/>
    <w:rsid w:val="008939BD"/>
    <w:rsid w:val="00893A64"/>
    <w:rsid w:val="008A0189"/>
    <w:rsid w:val="008A0716"/>
    <w:rsid w:val="008A1CC2"/>
    <w:rsid w:val="008A3E30"/>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85"/>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23A9"/>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4B70"/>
    <w:rsid w:val="00955BD9"/>
    <w:rsid w:val="009600EB"/>
    <w:rsid w:val="009621DE"/>
    <w:rsid w:val="00962CEB"/>
    <w:rsid w:val="00964186"/>
    <w:rsid w:val="00971983"/>
    <w:rsid w:val="00973DA7"/>
    <w:rsid w:val="00975B42"/>
    <w:rsid w:val="009768A9"/>
    <w:rsid w:val="009804AB"/>
    <w:rsid w:val="00980CD2"/>
    <w:rsid w:val="009819FB"/>
    <w:rsid w:val="009845EF"/>
    <w:rsid w:val="00985BA1"/>
    <w:rsid w:val="00985C4C"/>
    <w:rsid w:val="00987310"/>
    <w:rsid w:val="00990F9B"/>
    <w:rsid w:val="009931EB"/>
    <w:rsid w:val="00997F8D"/>
    <w:rsid w:val="009A0116"/>
    <w:rsid w:val="009A6169"/>
    <w:rsid w:val="009B5D94"/>
    <w:rsid w:val="009B6F33"/>
    <w:rsid w:val="009C088B"/>
    <w:rsid w:val="009C1662"/>
    <w:rsid w:val="009C4AB9"/>
    <w:rsid w:val="009C672D"/>
    <w:rsid w:val="009C72E1"/>
    <w:rsid w:val="009D0DEB"/>
    <w:rsid w:val="009D3317"/>
    <w:rsid w:val="009D4477"/>
    <w:rsid w:val="009E0C3A"/>
    <w:rsid w:val="009E20B1"/>
    <w:rsid w:val="009E2CC7"/>
    <w:rsid w:val="009E2F11"/>
    <w:rsid w:val="009E438A"/>
    <w:rsid w:val="009E4742"/>
    <w:rsid w:val="009E7BC2"/>
    <w:rsid w:val="009F0A66"/>
    <w:rsid w:val="009F0B01"/>
    <w:rsid w:val="009F1C6D"/>
    <w:rsid w:val="009F50A8"/>
    <w:rsid w:val="009F5D5F"/>
    <w:rsid w:val="009F7040"/>
    <w:rsid w:val="009F7307"/>
    <w:rsid w:val="009F7463"/>
    <w:rsid w:val="009F7AD8"/>
    <w:rsid w:val="00A05E4B"/>
    <w:rsid w:val="00A06C00"/>
    <w:rsid w:val="00A11616"/>
    <w:rsid w:val="00A11E85"/>
    <w:rsid w:val="00A1240A"/>
    <w:rsid w:val="00A14302"/>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081"/>
    <w:rsid w:val="00AA1EE6"/>
    <w:rsid w:val="00AA4B51"/>
    <w:rsid w:val="00AA61A8"/>
    <w:rsid w:val="00AB16B3"/>
    <w:rsid w:val="00AB1AD2"/>
    <w:rsid w:val="00AB2538"/>
    <w:rsid w:val="00AB3261"/>
    <w:rsid w:val="00AB3EE5"/>
    <w:rsid w:val="00AC161A"/>
    <w:rsid w:val="00AC4C23"/>
    <w:rsid w:val="00AC55F4"/>
    <w:rsid w:val="00AD0995"/>
    <w:rsid w:val="00AD18EA"/>
    <w:rsid w:val="00AD2D68"/>
    <w:rsid w:val="00AD43AB"/>
    <w:rsid w:val="00AD5378"/>
    <w:rsid w:val="00AD6968"/>
    <w:rsid w:val="00AD7781"/>
    <w:rsid w:val="00AE240D"/>
    <w:rsid w:val="00AE3772"/>
    <w:rsid w:val="00AE50FC"/>
    <w:rsid w:val="00AE5372"/>
    <w:rsid w:val="00AE6884"/>
    <w:rsid w:val="00AE6C05"/>
    <w:rsid w:val="00AF6831"/>
    <w:rsid w:val="00AF706E"/>
    <w:rsid w:val="00B009AF"/>
    <w:rsid w:val="00B01259"/>
    <w:rsid w:val="00B01700"/>
    <w:rsid w:val="00B034CE"/>
    <w:rsid w:val="00B05593"/>
    <w:rsid w:val="00B05F6E"/>
    <w:rsid w:val="00B069FE"/>
    <w:rsid w:val="00B06ACC"/>
    <w:rsid w:val="00B072A6"/>
    <w:rsid w:val="00B07F50"/>
    <w:rsid w:val="00B113B5"/>
    <w:rsid w:val="00B136F4"/>
    <w:rsid w:val="00B13B44"/>
    <w:rsid w:val="00B149EC"/>
    <w:rsid w:val="00B152FA"/>
    <w:rsid w:val="00B22539"/>
    <w:rsid w:val="00B24BF5"/>
    <w:rsid w:val="00B24CBC"/>
    <w:rsid w:val="00B25670"/>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1E48"/>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56F"/>
    <w:rsid w:val="00BA17D6"/>
    <w:rsid w:val="00BA2911"/>
    <w:rsid w:val="00BA3134"/>
    <w:rsid w:val="00BA34E9"/>
    <w:rsid w:val="00BA5FB6"/>
    <w:rsid w:val="00BA6B01"/>
    <w:rsid w:val="00BA7B77"/>
    <w:rsid w:val="00BB0F75"/>
    <w:rsid w:val="00BB107B"/>
    <w:rsid w:val="00BB224F"/>
    <w:rsid w:val="00BB3321"/>
    <w:rsid w:val="00BB4702"/>
    <w:rsid w:val="00BB476D"/>
    <w:rsid w:val="00BB607C"/>
    <w:rsid w:val="00BB6543"/>
    <w:rsid w:val="00BB785E"/>
    <w:rsid w:val="00BC0554"/>
    <w:rsid w:val="00BC2842"/>
    <w:rsid w:val="00BC3849"/>
    <w:rsid w:val="00BC4FB7"/>
    <w:rsid w:val="00BC5AB6"/>
    <w:rsid w:val="00BC5AFB"/>
    <w:rsid w:val="00BC6D85"/>
    <w:rsid w:val="00BD26AD"/>
    <w:rsid w:val="00BD3E66"/>
    <w:rsid w:val="00BD559A"/>
    <w:rsid w:val="00BD5A61"/>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05"/>
    <w:rsid w:val="00C01C23"/>
    <w:rsid w:val="00C01C83"/>
    <w:rsid w:val="00C04C81"/>
    <w:rsid w:val="00C06710"/>
    <w:rsid w:val="00C07DAD"/>
    <w:rsid w:val="00C1101D"/>
    <w:rsid w:val="00C127FD"/>
    <w:rsid w:val="00C13F31"/>
    <w:rsid w:val="00C16B81"/>
    <w:rsid w:val="00C201E7"/>
    <w:rsid w:val="00C20218"/>
    <w:rsid w:val="00C2058F"/>
    <w:rsid w:val="00C227E9"/>
    <w:rsid w:val="00C268A3"/>
    <w:rsid w:val="00C26AB9"/>
    <w:rsid w:val="00C26ADC"/>
    <w:rsid w:val="00C27838"/>
    <w:rsid w:val="00C3180E"/>
    <w:rsid w:val="00C33DB3"/>
    <w:rsid w:val="00C35736"/>
    <w:rsid w:val="00C401D5"/>
    <w:rsid w:val="00C40B94"/>
    <w:rsid w:val="00C412AF"/>
    <w:rsid w:val="00C41683"/>
    <w:rsid w:val="00C436AF"/>
    <w:rsid w:val="00C43E57"/>
    <w:rsid w:val="00C50212"/>
    <w:rsid w:val="00C50430"/>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9642C"/>
    <w:rsid w:val="00CA2773"/>
    <w:rsid w:val="00CA3FA1"/>
    <w:rsid w:val="00CA4DCE"/>
    <w:rsid w:val="00CA59C5"/>
    <w:rsid w:val="00CA78EA"/>
    <w:rsid w:val="00CB036E"/>
    <w:rsid w:val="00CB0F41"/>
    <w:rsid w:val="00CB1635"/>
    <w:rsid w:val="00CB6392"/>
    <w:rsid w:val="00CB65CF"/>
    <w:rsid w:val="00CB7004"/>
    <w:rsid w:val="00CC0465"/>
    <w:rsid w:val="00CC0DB3"/>
    <w:rsid w:val="00CC35C5"/>
    <w:rsid w:val="00CC3C32"/>
    <w:rsid w:val="00CC400E"/>
    <w:rsid w:val="00CC669D"/>
    <w:rsid w:val="00CD0DE9"/>
    <w:rsid w:val="00CD10C9"/>
    <w:rsid w:val="00CD6A89"/>
    <w:rsid w:val="00CD6D25"/>
    <w:rsid w:val="00CD7E5D"/>
    <w:rsid w:val="00CE0806"/>
    <w:rsid w:val="00CE1174"/>
    <w:rsid w:val="00CE2068"/>
    <w:rsid w:val="00CE4E2E"/>
    <w:rsid w:val="00CE6027"/>
    <w:rsid w:val="00CE76BB"/>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46458"/>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45F1"/>
    <w:rsid w:val="00D86BF9"/>
    <w:rsid w:val="00D9017C"/>
    <w:rsid w:val="00D90572"/>
    <w:rsid w:val="00D90638"/>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6B4C"/>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18CE"/>
    <w:rsid w:val="00E329B9"/>
    <w:rsid w:val="00E32F20"/>
    <w:rsid w:val="00E34602"/>
    <w:rsid w:val="00E346DE"/>
    <w:rsid w:val="00E402FA"/>
    <w:rsid w:val="00E41E0C"/>
    <w:rsid w:val="00E4234D"/>
    <w:rsid w:val="00E430D7"/>
    <w:rsid w:val="00E4632A"/>
    <w:rsid w:val="00E46889"/>
    <w:rsid w:val="00E47CC7"/>
    <w:rsid w:val="00E52282"/>
    <w:rsid w:val="00E629AB"/>
    <w:rsid w:val="00E63FA3"/>
    <w:rsid w:val="00E6490C"/>
    <w:rsid w:val="00E66EEF"/>
    <w:rsid w:val="00E7069A"/>
    <w:rsid w:val="00E70925"/>
    <w:rsid w:val="00E7269B"/>
    <w:rsid w:val="00E73AA7"/>
    <w:rsid w:val="00E74F92"/>
    <w:rsid w:val="00E77772"/>
    <w:rsid w:val="00E8080B"/>
    <w:rsid w:val="00E845CB"/>
    <w:rsid w:val="00E852D5"/>
    <w:rsid w:val="00E873DE"/>
    <w:rsid w:val="00E87E4F"/>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A797A"/>
    <w:rsid w:val="00EB091A"/>
    <w:rsid w:val="00EB1F4C"/>
    <w:rsid w:val="00EB2CC1"/>
    <w:rsid w:val="00EB386E"/>
    <w:rsid w:val="00EB4C77"/>
    <w:rsid w:val="00EB5D3A"/>
    <w:rsid w:val="00EB632E"/>
    <w:rsid w:val="00EB6920"/>
    <w:rsid w:val="00EC08EE"/>
    <w:rsid w:val="00EC579A"/>
    <w:rsid w:val="00EC6086"/>
    <w:rsid w:val="00ED189A"/>
    <w:rsid w:val="00ED325C"/>
    <w:rsid w:val="00ED52B6"/>
    <w:rsid w:val="00EE1ADC"/>
    <w:rsid w:val="00EE364E"/>
    <w:rsid w:val="00EE3DA3"/>
    <w:rsid w:val="00EE4E14"/>
    <w:rsid w:val="00EF048E"/>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1DFC"/>
    <w:rsid w:val="00F22A3F"/>
    <w:rsid w:val="00F22BD3"/>
    <w:rsid w:val="00F233A6"/>
    <w:rsid w:val="00F27554"/>
    <w:rsid w:val="00F27E3F"/>
    <w:rsid w:val="00F305D4"/>
    <w:rsid w:val="00F30F29"/>
    <w:rsid w:val="00F33F4D"/>
    <w:rsid w:val="00F33FF5"/>
    <w:rsid w:val="00F344C2"/>
    <w:rsid w:val="00F37313"/>
    <w:rsid w:val="00F419DA"/>
    <w:rsid w:val="00F42D0F"/>
    <w:rsid w:val="00F43CBF"/>
    <w:rsid w:val="00F47C5C"/>
    <w:rsid w:val="00F47DCA"/>
    <w:rsid w:val="00F50FB5"/>
    <w:rsid w:val="00F5195F"/>
    <w:rsid w:val="00F521B5"/>
    <w:rsid w:val="00F53663"/>
    <w:rsid w:val="00F53C7F"/>
    <w:rsid w:val="00F56AC6"/>
    <w:rsid w:val="00F60188"/>
    <w:rsid w:val="00F60EBA"/>
    <w:rsid w:val="00F65DA5"/>
    <w:rsid w:val="00F67301"/>
    <w:rsid w:val="00F71267"/>
    <w:rsid w:val="00F73476"/>
    <w:rsid w:val="00F74651"/>
    <w:rsid w:val="00F772A0"/>
    <w:rsid w:val="00F8099B"/>
    <w:rsid w:val="00F811FA"/>
    <w:rsid w:val="00F90C39"/>
    <w:rsid w:val="00F91837"/>
    <w:rsid w:val="00F933DD"/>
    <w:rsid w:val="00F96EF6"/>
    <w:rsid w:val="00F97E01"/>
    <w:rsid w:val="00FA055D"/>
    <w:rsid w:val="00FA28B8"/>
    <w:rsid w:val="00FA3BAC"/>
    <w:rsid w:val="00FA419F"/>
    <w:rsid w:val="00FA4220"/>
    <w:rsid w:val="00FA44BB"/>
    <w:rsid w:val="00FA4DDF"/>
    <w:rsid w:val="00FA5BF1"/>
    <w:rsid w:val="00FA61A9"/>
    <w:rsid w:val="00FA61BE"/>
    <w:rsid w:val="00FA6D39"/>
    <w:rsid w:val="00FA705F"/>
    <w:rsid w:val="00FA783C"/>
    <w:rsid w:val="00FB1083"/>
    <w:rsid w:val="00FB1C0C"/>
    <w:rsid w:val="00FB58A1"/>
    <w:rsid w:val="00FB6585"/>
    <w:rsid w:val="00FB7A83"/>
    <w:rsid w:val="00FC00AD"/>
    <w:rsid w:val="00FC2B7D"/>
    <w:rsid w:val="00FC2EC4"/>
    <w:rsid w:val="00FC2F1A"/>
    <w:rsid w:val="00FC3AE3"/>
    <w:rsid w:val="00FC466F"/>
    <w:rsid w:val="00FC5C0E"/>
    <w:rsid w:val="00FD2784"/>
    <w:rsid w:val="00FD29AD"/>
    <w:rsid w:val="00FD4E86"/>
    <w:rsid w:val="00FD4F73"/>
    <w:rsid w:val="00FD57CD"/>
    <w:rsid w:val="00FD58F6"/>
    <w:rsid w:val="00FD5BF3"/>
    <w:rsid w:val="00FD6A58"/>
    <w:rsid w:val="00FD746A"/>
    <w:rsid w:val="00FE0AA7"/>
    <w:rsid w:val="00FE3BA0"/>
    <w:rsid w:val="00FE4F7F"/>
    <w:rsid w:val="00FE51C6"/>
    <w:rsid w:val="00FE5759"/>
    <w:rsid w:val="00FE583F"/>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347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57704368">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4308197">
      <w:bodyDiv w:val="1"/>
      <w:marLeft w:val="0"/>
      <w:marRight w:val="0"/>
      <w:marTop w:val="0"/>
      <w:marBottom w:val="0"/>
      <w:divBdr>
        <w:top w:val="none" w:sz="0" w:space="0" w:color="auto"/>
        <w:left w:val="none" w:sz="0" w:space="0" w:color="auto"/>
        <w:bottom w:val="none" w:sz="0" w:space="0" w:color="auto"/>
        <w:right w:val="none" w:sz="0" w:space="0" w:color="auto"/>
      </w:divBdr>
      <w:divsChild>
        <w:div w:id="1074857706">
          <w:marLeft w:val="0"/>
          <w:marRight w:val="0"/>
          <w:marTop w:val="0"/>
          <w:marBottom w:val="0"/>
          <w:divBdr>
            <w:top w:val="none" w:sz="0" w:space="0" w:color="auto"/>
            <w:left w:val="none" w:sz="0" w:space="0" w:color="auto"/>
            <w:bottom w:val="none" w:sz="0" w:space="0" w:color="auto"/>
            <w:right w:val="none" w:sz="0" w:space="0" w:color="auto"/>
          </w:divBdr>
        </w:div>
        <w:div w:id="1079407331">
          <w:marLeft w:val="0"/>
          <w:marRight w:val="0"/>
          <w:marTop w:val="0"/>
          <w:marBottom w:val="0"/>
          <w:divBdr>
            <w:top w:val="none" w:sz="0" w:space="0" w:color="auto"/>
            <w:left w:val="none" w:sz="0" w:space="0" w:color="auto"/>
            <w:bottom w:val="none" w:sz="0" w:space="0" w:color="auto"/>
            <w:right w:val="none" w:sz="0" w:space="0" w:color="auto"/>
          </w:divBdr>
        </w:div>
        <w:div w:id="1386566032">
          <w:marLeft w:val="0"/>
          <w:marRight w:val="0"/>
          <w:marTop w:val="0"/>
          <w:marBottom w:val="0"/>
          <w:divBdr>
            <w:top w:val="none" w:sz="0" w:space="0" w:color="auto"/>
            <w:left w:val="none" w:sz="0" w:space="0" w:color="auto"/>
            <w:bottom w:val="none" w:sz="0" w:space="0" w:color="auto"/>
            <w:right w:val="none" w:sz="0" w:space="0" w:color="auto"/>
          </w:divBdr>
          <w:divsChild>
            <w:div w:id="1476677763">
              <w:marLeft w:val="0"/>
              <w:marRight w:val="0"/>
              <w:marTop w:val="0"/>
              <w:marBottom w:val="0"/>
              <w:divBdr>
                <w:top w:val="none" w:sz="0" w:space="0" w:color="auto"/>
                <w:left w:val="none" w:sz="0" w:space="0" w:color="auto"/>
                <w:bottom w:val="none" w:sz="0" w:space="0" w:color="auto"/>
                <w:right w:val="none" w:sz="0" w:space="0" w:color="auto"/>
              </w:divBdr>
              <w:divsChild>
                <w:div w:id="111902424">
                  <w:marLeft w:val="0"/>
                  <w:marRight w:val="0"/>
                  <w:marTop w:val="0"/>
                  <w:marBottom w:val="0"/>
                  <w:divBdr>
                    <w:top w:val="none" w:sz="0" w:space="0" w:color="auto"/>
                    <w:left w:val="none" w:sz="0" w:space="0" w:color="auto"/>
                    <w:bottom w:val="none" w:sz="0" w:space="0" w:color="auto"/>
                    <w:right w:val="none" w:sz="0" w:space="0" w:color="auto"/>
                  </w:divBdr>
                </w:div>
              </w:divsChild>
            </w:div>
            <w:div w:id="1383094522">
              <w:marLeft w:val="0"/>
              <w:marRight w:val="0"/>
              <w:marTop w:val="0"/>
              <w:marBottom w:val="0"/>
              <w:divBdr>
                <w:top w:val="none" w:sz="0" w:space="0" w:color="auto"/>
                <w:left w:val="none" w:sz="0" w:space="0" w:color="auto"/>
                <w:bottom w:val="none" w:sz="0" w:space="0" w:color="auto"/>
                <w:right w:val="none" w:sz="0" w:space="0" w:color="auto"/>
              </w:divBdr>
            </w:div>
            <w:div w:id="111246191">
              <w:marLeft w:val="0"/>
              <w:marRight w:val="0"/>
              <w:marTop w:val="0"/>
              <w:marBottom w:val="0"/>
              <w:divBdr>
                <w:top w:val="none" w:sz="0" w:space="0" w:color="auto"/>
                <w:left w:val="none" w:sz="0" w:space="0" w:color="auto"/>
                <w:bottom w:val="none" w:sz="0" w:space="0" w:color="auto"/>
                <w:right w:val="none" w:sz="0" w:space="0" w:color="auto"/>
              </w:divBdr>
            </w:div>
            <w:div w:id="159086032">
              <w:marLeft w:val="0"/>
              <w:marRight w:val="0"/>
              <w:marTop w:val="0"/>
              <w:marBottom w:val="0"/>
              <w:divBdr>
                <w:top w:val="none" w:sz="0" w:space="0" w:color="auto"/>
                <w:left w:val="none" w:sz="0" w:space="0" w:color="auto"/>
                <w:bottom w:val="none" w:sz="0" w:space="0" w:color="auto"/>
                <w:right w:val="none" w:sz="0" w:space="0" w:color="auto"/>
              </w:divBdr>
            </w:div>
            <w:div w:id="1580627204">
              <w:marLeft w:val="0"/>
              <w:marRight w:val="0"/>
              <w:marTop w:val="0"/>
              <w:marBottom w:val="0"/>
              <w:divBdr>
                <w:top w:val="none" w:sz="0" w:space="0" w:color="auto"/>
                <w:left w:val="none" w:sz="0" w:space="0" w:color="auto"/>
                <w:bottom w:val="none" w:sz="0" w:space="0" w:color="auto"/>
                <w:right w:val="none" w:sz="0" w:space="0" w:color="auto"/>
              </w:divBdr>
            </w:div>
            <w:div w:id="949170478">
              <w:marLeft w:val="0"/>
              <w:marRight w:val="0"/>
              <w:marTop w:val="0"/>
              <w:marBottom w:val="0"/>
              <w:divBdr>
                <w:top w:val="none" w:sz="0" w:space="0" w:color="auto"/>
                <w:left w:val="none" w:sz="0" w:space="0" w:color="auto"/>
                <w:bottom w:val="none" w:sz="0" w:space="0" w:color="auto"/>
                <w:right w:val="none" w:sz="0" w:space="0" w:color="auto"/>
              </w:divBdr>
            </w:div>
            <w:div w:id="1058671392">
              <w:marLeft w:val="0"/>
              <w:marRight w:val="0"/>
              <w:marTop w:val="0"/>
              <w:marBottom w:val="0"/>
              <w:divBdr>
                <w:top w:val="none" w:sz="0" w:space="0" w:color="auto"/>
                <w:left w:val="none" w:sz="0" w:space="0" w:color="auto"/>
                <w:bottom w:val="none" w:sz="0" w:space="0" w:color="auto"/>
                <w:right w:val="none" w:sz="0" w:space="0" w:color="auto"/>
              </w:divBdr>
            </w:div>
            <w:div w:id="1229925655">
              <w:marLeft w:val="0"/>
              <w:marRight w:val="0"/>
              <w:marTop w:val="0"/>
              <w:marBottom w:val="0"/>
              <w:divBdr>
                <w:top w:val="none" w:sz="0" w:space="0" w:color="auto"/>
                <w:left w:val="none" w:sz="0" w:space="0" w:color="auto"/>
                <w:bottom w:val="none" w:sz="0" w:space="0" w:color="auto"/>
                <w:right w:val="none" w:sz="0" w:space="0" w:color="auto"/>
              </w:divBdr>
            </w:div>
            <w:div w:id="1538544715">
              <w:marLeft w:val="0"/>
              <w:marRight w:val="0"/>
              <w:marTop w:val="0"/>
              <w:marBottom w:val="0"/>
              <w:divBdr>
                <w:top w:val="none" w:sz="0" w:space="0" w:color="auto"/>
                <w:left w:val="none" w:sz="0" w:space="0" w:color="auto"/>
                <w:bottom w:val="none" w:sz="0" w:space="0" w:color="auto"/>
                <w:right w:val="none" w:sz="0" w:space="0" w:color="auto"/>
              </w:divBdr>
            </w:div>
            <w:div w:id="1398626033">
              <w:marLeft w:val="0"/>
              <w:marRight w:val="0"/>
              <w:marTop w:val="0"/>
              <w:marBottom w:val="0"/>
              <w:divBdr>
                <w:top w:val="none" w:sz="0" w:space="0" w:color="auto"/>
                <w:left w:val="none" w:sz="0" w:space="0" w:color="auto"/>
                <w:bottom w:val="none" w:sz="0" w:space="0" w:color="auto"/>
                <w:right w:val="none" w:sz="0" w:space="0" w:color="auto"/>
              </w:divBdr>
            </w:div>
            <w:div w:id="1090464886">
              <w:marLeft w:val="0"/>
              <w:marRight w:val="0"/>
              <w:marTop w:val="0"/>
              <w:marBottom w:val="0"/>
              <w:divBdr>
                <w:top w:val="none" w:sz="0" w:space="0" w:color="auto"/>
                <w:left w:val="none" w:sz="0" w:space="0" w:color="auto"/>
                <w:bottom w:val="none" w:sz="0" w:space="0" w:color="auto"/>
                <w:right w:val="none" w:sz="0" w:space="0" w:color="auto"/>
              </w:divBdr>
              <w:divsChild>
                <w:div w:id="611521262">
                  <w:marLeft w:val="0"/>
                  <w:marRight w:val="0"/>
                  <w:marTop w:val="0"/>
                  <w:marBottom w:val="0"/>
                  <w:divBdr>
                    <w:top w:val="none" w:sz="0" w:space="0" w:color="auto"/>
                    <w:left w:val="none" w:sz="0" w:space="0" w:color="auto"/>
                    <w:bottom w:val="none" w:sz="0" w:space="0" w:color="auto"/>
                    <w:right w:val="none" w:sz="0" w:space="0" w:color="auto"/>
                  </w:divBdr>
                  <w:divsChild>
                    <w:div w:id="12373243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4116239">
                          <w:marLeft w:val="0"/>
                          <w:marRight w:val="0"/>
                          <w:marTop w:val="0"/>
                          <w:marBottom w:val="0"/>
                          <w:divBdr>
                            <w:top w:val="none" w:sz="0" w:space="0" w:color="auto"/>
                            <w:left w:val="none" w:sz="0" w:space="0" w:color="auto"/>
                            <w:bottom w:val="none" w:sz="0" w:space="0" w:color="auto"/>
                            <w:right w:val="none" w:sz="0" w:space="0" w:color="auto"/>
                          </w:divBdr>
                          <w:divsChild>
                            <w:div w:id="162164812">
                              <w:marLeft w:val="0"/>
                              <w:marRight w:val="0"/>
                              <w:marTop w:val="0"/>
                              <w:marBottom w:val="0"/>
                              <w:divBdr>
                                <w:top w:val="none" w:sz="0" w:space="0" w:color="auto"/>
                                <w:left w:val="none" w:sz="0" w:space="0" w:color="auto"/>
                                <w:bottom w:val="none" w:sz="0" w:space="0" w:color="auto"/>
                                <w:right w:val="none" w:sz="0" w:space="0" w:color="auto"/>
                              </w:divBdr>
                              <w:divsChild>
                                <w:div w:id="2099011598">
                                  <w:marLeft w:val="0"/>
                                  <w:marRight w:val="0"/>
                                  <w:marTop w:val="0"/>
                                  <w:marBottom w:val="0"/>
                                  <w:divBdr>
                                    <w:top w:val="none" w:sz="0" w:space="0" w:color="auto"/>
                                    <w:left w:val="none" w:sz="0" w:space="0" w:color="auto"/>
                                    <w:bottom w:val="none" w:sz="0" w:space="0" w:color="auto"/>
                                    <w:right w:val="none" w:sz="0" w:space="0" w:color="auto"/>
                                  </w:divBdr>
                                </w:div>
                                <w:div w:id="1228222925">
                                  <w:marLeft w:val="0"/>
                                  <w:marRight w:val="0"/>
                                  <w:marTop w:val="0"/>
                                  <w:marBottom w:val="0"/>
                                  <w:divBdr>
                                    <w:top w:val="none" w:sz="0" w:space="0" w:color="auto"/>
                                    <w:left w:val="none" w:sz="0" w:space="0" w:color="auto"/>
                                    <w:bottom w:val="none" w:sz="0" w:space="0" w:color="auto"/>
                                    <w:right w:val="none" w:sz="0" w:space="0" w:color="auto"/>
                                  </w:divBdr>
                                  <w:divsChild>
                                    <w:div w:id="917593660">
                                      <w:marLeft w:val="0"/>
                                      <w:marRight w:val="0"/>
                                      <w:marTop w:val="0"/>
                                      <w:marBottom w:val="0"/>
                                      <w:divBdr>
                                        <w:top w:val="none" w:sz="0" w:space="0" w:color="auto"/>
                                        <w:left w:val="none" w:sz="0" w:space="0" w:color="auto"/>
                                        <w:bottom w:val="none" w:sz="0" w:space="0" w:color="auto"/>
                                        <w:right w:val="none" w:sz="0" w:space="0" w:color="auto"/>
                                      </w:divBdr>
                                      <w:divsChild>
                                        <w:div w:id="2124877710">
                                          <w:marLeft w:val="0"/>
                                          <w:marRight w:val="0"/>
                                          <w:marTop w:val="0"/>
                                          <w:marBottom w:val="0"/>
                                          <w:divBdr>
                                            <w:top w:val="none" w:sz="0" w:space="0" w:color="auto"/>
                                            <w:left w:val="none" w:sz="0" w:space="0" w:color="auto"/>
                                            <w:bottom w:val="none" w:sz="0" w:space="0" w:color="auto"/>
                                            <w:right w:val="none" w:sz="0" w:space="0" w:color="auto"/>
                                          </w:divBdr>
                                          <w:divsChild>
                                            <w:div w:id="2397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571">
                                      <w:marLeft w:val="0"/>
                                      <w:marRight w:val="0"/>
                                      <w:marTop w:val="0"/>
                                      <w:marBottom w:val="0"/>
                                      <w:divBdr>
                                        <w:top w:val="none" w:sz="0" w:space="0" w:color="auto"/>
                                        <w:left w:val="none" w:sz="0" w:space="0" w:color="auto"/>
                                        <w:bottom w:val="none" w:sz="0" w:space="0" w:color="auto"/>
                                        <w:right w:val="none" w:sz="0" w:space="0" w:color="auto"/>
                                      </w:divBdr>
                                    </w:div>
                                    <w:div w:id="1624269331">
                                      <w:marLeft w:val="0"/>
                                      <w:marRight w:val="0"/>
                                      <w:marTop w:val="0"/>
                                      <w:marBottom w:val="0"/>
                                      <w:divBdr>
                                        <w:top w:val="none" w:sz="0" w:space="0" w:color="auto"/>
                                        <w:left w:val="none" w:sz="0" w:space="0" w:color="auto"/>
                                        <w:bottom w:val="none" w:sz="0" w:space="0" w:color="auto"/>
                                        <w:right w:val="none" w:sz="0" w:space="0" w:color="auto"/>
                                      </w:divBdr>
                                    </w:div>
                                    <w:div w:id="264074770">
                                      <w:marLeft w:val="0"/>
                                      <w:marRight w:val="0"/>
                                      <w:marTop w:val="0"/>
                                      <w:marBottom w:val="0"/>
                                      <w:divBdr>
                                        <w:top w:val="none" w:sz="0" w:space="0" w:color="auto"/>
                                        <w:left w:val="none" w:sz="0" w:space="0" w:color="auto"/>
                                        <w:bottom w:val="none" w:sz="0" w:space="0" w:color="auto"/>
                                        <w:right w:val="none" w:sz="0" w:space="0" w:color="auto"/>
                                      </w:divBdr>
                                    </w:div>
                                    <w:div w:id="809858723">
                                      <w:marLeft w:val="0"/>
                                      <w:marRight w:val="0"/>
                                      <w:marTop w:val="0"/>
                                      <w:marBottom w:val="0"/>
                                      <w:divBdr>
                                        <w:top w:val="none" w:sz="0" w:space="0" w:color="auto"/>
                                        <w:left w:val="none" w:sz="0" w:space="0" w:color="auto"/>
                                        <w:bottom w:val="none" w:sz="0" w:space="0" w:color="auto"/>
                                        <w:right w:val="none" w:sz="0" w:space="0" w:color="auto"/>
                                      </w:divBdr>
                                    </w:div>
                                    <w:div w:id="1681932739">
                                      <w:marLeft w:val="0"/>
                                      <w:marRight w:val="0"/>
                                      <w:marTop w:val="0"/>
                                      <w:marBottom w:val="0"/>
                                      <w:divBdr>
                                        <w:top w:val="none" w:sz="0" w:space="0" w:color="auto"/>
                                        <w:left w:val="none" w:sz="0" w:space="0" w:color="auto"/>
                                        <w:bottom w:val="none" w:sz="0" w:space="0" w:color="auto"/>
                                        <w:right w:val="none" w:sz="0" w:space="0" w:color="auto"/>
                                      </w:divBdr>
                                    </w:div>
                                    <w:div w:id="16860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8775">
                      <w:marLeft w:val="0"/>
                      <w:marRight w:val="0"/>
                      <w:marTop w:val="0"/>
                      <w:marBottom w:val="0"/>
                      <w:divBdr>
                        <w:top w:val="none" w:sz="0" w:space="0" w:color="auto"/>
                        <w:left w:val="none" w:sz="0" w:space="0" w:color="auto"/>
                        <w:bottom w:val="none" w:sz="0" w:space="0" w:color="auto"/>
                        <w:right w:val="none" w:sz="0" w:space="0" w:color="auto"/>
                      </w:divBdr>
                    </w:div>
                    <w:div w:id="1188521444">
                      <w:marLeft w:val="0"/>
                      <w:marRight w:val="0"/>
                      <w:marTop w:val="0"/>
                      <w:marBottom w:val="0"/>
                      <w:divBdr>
                        <w:top w:val="none" w:sz="0" w:space="0" w:color="auto"/>
                        <w:left w:val="none" w:sz="0" w:space="0" w:color="auto"/>
                        <w:bottom w:val="none" w:sz="0" w:space="0" w:color="auto"/>
                        <w:right w:val="none" w:sz="0" w:space="0" w:color="auto"/>
                      </w:divBdr>
                    </w:div>
                    <w:div w:id="264965194">
                      <w:marLeft w:val="0"/>
                      <w:marRight w:val="0"/>
                      <w:marTop w:val="0"/>
                      <w:marBottom w:val="0"/>
                      <w:divBdr>
                        <w:top w:val="none" w:sz="0" w:space="0" w:color="auto"/>
                        <w:left w:val="none" w:sz="0" w:space="0" w:color="auto"/>
                        <w:bottom w:val="none" w:sz="0" w:space="0" w:color="auto"/>
                        <w:right w:val="none" w:sz="0" w:space="0" w:color="auto"/>
                      </w:divBdr>
                    </w:div>
                    <w:div w:id="1903591041">
                      <w:marLeft w:val="0"/>
                      <w:marRight w:val="0"/>
                      <w:marTop w:val="0"/>
                      <w:marBottom w:val="0"/>
                      <w:divBdr>
                        <w:top w:val="none" w:sz="0" w:space="0" w:color="auto"/>
                        <w:left w:val="none" w:sz="0" w:space="0" w:color="auto"/>
                        <w:bottom w:val="none" w:sz="0" w:space="0" w:color="auto"/>
                        <w:right w:val="none" w:sz="0" w:space="0" w:color="auto"/>
                      </w:divBdr>
                    </w:div>
                    <w:div w:id="947926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172712">
                          <w:marLeft w:val="0"/>
                          <w:marRight w:val="0"/>
                          <w:marTop w:val="0"/>
                          <w:marBottom w:val="0"/>
                          <w:divBdr>
                            <w:top w:val="none" w:sz="0" w:space="0" w:color="auto"/>
                            <w:left w:val="none" w:sz="0" w:space="0" w:color="auto"/>
                            <w:bottom w:val="none" w:sz="0" w:space="0" w:color="auto"/>
                            <w:right w:val="none" w:sz="0" w:space="0" w:color="auto"/>
                          </w:divBdr>
                          <w:divsChild>
                            <w:div w:id="1470053242">
                              <w:marLeft w:val="0"/>
                              <w:marRight w:val="0"/>
                              <w:marTop w:val="0"/>
                              <w:marBottom w:val="0"/>
                              <w:divBdr>
                                <w:top w:val="none" w:sz="0" w:space="0" w:color="auto"/>
                                <w:left w:val="none" w:sz="0" w:space="0" w:color="auto"/>
                                <w:bottom w:val="none" w:sz="0" w:space="0" w:color="auto"/>
                                <w:right w:val="none" w:sz="0" w:space="0" w:color="auto"/>
                              </w:divBdr>
                              <w:divsChild>
                                <w:div w:id="835729277">
                                  <w:marLeft w:val="0"/>
                                  <w:marRight w:val="0"/>
                                  <w:marTop w:val="0"/>
                                  <w:marBottom w:val="0"/>
                                  <w:divBdr>
                                    <w:top w:val="none" w:sz="0" w:space="0" w:color="auto"/>
                                    <w:left w:val="none" w:sz="0" w:space="0" w:color="auto"/>
                                    <w:bottom w:val="none" w:sz="0" w:space="0" w:color="auto"/>
                                    <w:right w:val="none" w:sz="0" w:space="0" w:color="auto"/>
                                  </w:divBdr>
                                  <w:divsChild>
                                    <w:div w:id="10568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25905447">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091344002">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39F33-B648-4CFA-94BC-D568AA5E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24579</Words>
  <Characters>140102</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164353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Bruno</dc:creator>
  <cp:lastModifiedBy>Richard Aronson</cp:lastModifiedBy>
  <cp:revision>5</cp:revision>
  <cp:lastPrinted>2017-04-26T15:12:00Z</cp:lastPrinted>
  <dcterms:created xsi:type="dcterms:W3CDTF">2017-07-24T13:42:00Z</dcterms:created>
  <dcterms:modified xsi:type="dcterms:W3CDTF">2017-07-24T15:10:00Z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http://www.zotero.org/styles/ecology</vt:lpwstr>
  </property>
  <property fmtid="{D5CDD505-2E9C-101B-9397-08002B2CF9AE}" pid="18" name="Mendeley Recent Style Name 5_1">
    <vt:lpwstr>Ecology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http://www.zotero.org/styles/scientific-reports</vt:lpwstr>
  </property>
  <property fmtid="{D5CDD505-2E9C-101B-9397-08002B2CF9AE}" pid="26" name="Mendeley Recent Style Name 9_1">
    <vt:lpwstr>Scientific Reports</vt:lpwstr>
  </property>
</Properties>
</file>