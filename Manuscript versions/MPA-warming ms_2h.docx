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3E30FB1"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474423">
        <w:rPr>
          <w:rFonts w:ascii="Arial" w:hAnsi="Arial" w:cs="Arial"/>
          <w:sz w:val="20"/>
          <w:szCs w:val="20"/>
        </w:rPr>
        <w:t>Beth 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Pr="0065597A" w:rsidRDefault="00295E7D" w:rsidP="0065597A">
      <w:pPr>
        <w:widowControl w:val="0"/>
        <w:suppressLineNumbers/>
        <w:autoSpaceDE w:val="0"/>
        <w:autoSpaceDN w:val="0"/>
        <w:adjustRightInd w:val="0"/>
        <w:spacing w:after="240"/>
        <w:rPr>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778781D5" w14:textId="45C9F417" w:rsidR="0091290B" w:rsidRPr="0091290B"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 xml:space="preserve">Marie Conservation Institute, </w:t>
      </w:r>
      <w:r w:rsidR="0091290B">
        <w:rPr>
          <w:rFonts w:ascii="Arial" w:hAnsi="Arial" w:cs="Arial"/>
          <w:sz w:val="20"/>
          <w:szCs w:val="20"/>
        </w:rPr>
        <w:t>Glen Ellen, CA 95442</w:t>
      </w:r>
      <w:r>
        <w:rPr>
          <w:rFonts w:ascii="Arial" w:hAnsi="Arial" w:cs="Arial"/>
          <w:sz w:val="20"/>
          <w:szCs w:val="20"/>
        </w:rPr>
        <w:t xml:space="preserve"> USA</w:t>
      </w: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Cooperative Institute for Marine and Atmospheric Studies, </w:t>
      </w:r>
      <w:proofErr w:type="spellStart"/>
      <w:r w:rsidR="0065597A" w:rsidRPr="0065597A">
        <w:rPr>
          <w:rFonts w:ascii="Arial" w:hAnsi="Arial" w:cs="Arial"/>
          <w:sz w:val="20"/>
          <w:szCs w:val="20"/>
        </w:rPr>
        <w:t>Rosenstiel</w:t>
      </w:r>
      <w:proofErr w:type="spellEnd"/>
      <w:r w:rsidR="0065597A" w:rsidRPr="0065597A">
        <w:rPr>
          <w:rFonts w:ascii="Arial" w:hAnsi="Arial" w:cs="Arial"/>
          <w:sz w:val="20"/>
          <w:szCs w:val="20"/>
        </w:rPr>
        <w:t xml:space="preserve">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73E3BBFB" w14:textId="77777777" w:rsidR="00F21014" w:rsidRDefault="00781A7A" w:rsidP="004C58CA">
      <w:pPr>
        <w:spacing w:line="480" w:lineRule="auto"/>
        <w:rPr>
          <w:rFonts w:ascii="Arial" w:hAnsi="Arial" w:cs="Arial"/>
          <w:b/>
          <w:sz w:val="20"/>
          <w:szCs w:val="20"/>
        </w:rPr>
      </w:pPr>
      <w:commentRangeStart w:id="0"/>
      <w:r w:rsidRPr="001F324E">
        <w:rPr>
          <w:rFonts w:ascii="Arial" w:hAnsi="Arial" w:cs="Arial"/>
          <w:b/>
          <w:color w:val="1A1A1A"/>
          <w:sz w:val="20"/>
          <w:szCs w:val="20"/>
        </w:rPr>
        <w:lastRenderedPageBreak/>
        <w:t>Marine</w:t>
      </w:r>
      <w:commentRangeEnd w:id="0"/>
      <w:r w:rsidR="006B64C9">
        <w:rPr>
          <w:rStyle w:val="CommentReference"/>
          <w:rFonts w:asciiTheme="minorHAnsi" w:hAnsiTheme="minorHAnsi" w:cstheme="minorBidi"/>
        </w:rPr>
        <w:commentReference w:id="0"/>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B2728" w:rsidRPr="001F324E">
        <w:rPr>
          <w:rFonts w:ascii="Arial" w:hAnsi="Arial" w:cs="Arial"/>
          <w:b/>
          <w:color w:val="1A1A1A"/>
          <w:sz w:val="20"/>
          <w:szCs w:val="20"/>
        </w:rPr>
        <w:t>Here we show that under</w:t>
      </w:r>
      <w:r w:rsidR="005307BC">
        <w:rPr>
          <w:rFonts w:ascii="Arial" w:hAnsi="Arial" w:cs="Arial"/>
          <w:b/>
          <w:color w:val="1A1A1A"/>
          <w:sz w:val="20"/>
          <w:szCs w:val="20"/>
        </w:rPr>
        <w:t xml:space="preserve"> </w:t>
      </w:r>
      <w:r w:rsidR="004C28F1">
        <w:rPr>
          <w:rFonts w:ascii="Arial" w:hAnsi="Arial" w:cs="Arial"/>
          <w:b/>
          <w:color w:val="1A1A1A"/>
          <w:sz w:val="20"/>
          <w:szCs w:val="20"/>
        </w:rPr>
        <w:t>Represent</w:t>
      </w:r>
      <w:r w:rsidR="005307BC">
        <w:rPr>
          <w:rFonts w:ascii="Arial" w:hAnsi="Arial" w:cs="Arial"/>
          <w:b/>
          <w:color w:val="1A1A1A"/>
          <w:sz w:val="20"/>
          <w:szCs w:val="20"/>
        </w:rPr>
        <w:t xml:space="preserve">ative Concentration Pathway 8.5,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mean 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C58CA">
        <w:rPr>
          <w:rFonts w:ascii="Arial" w:hAnsi="Arial" w:cs="Arial"/>
          <w:b/>
          <w:sz w:val="20"/>
          <w:szCs w:val="20"/>
        </w:rPr>
        <w:t xml:space="preserve"> on average</w:t>
      </w:r>
      <w:r w:rsidR="003B2728" w:rsidRPr="003B2728">
        <w:rPr>
          <w:rFonts w:ascii="Arial" w:hAnsi="Arial" w:cs="Arial"/>
          <w:b/>
          <w:sz w:val="20"/>
          <w:szCs w:val="20"/>
        </w:rPr>
        <w:t xml:space="preserve">. </w:t>
      </w:r>
      <w:r w:rsidR="00456780">
        <w:rPr>
          <w:rFonts w:ascii="Arial" w:hAnsi="Arial" w:cs="Arial"/>
          <w:b/>
          <w:sz w:val="20"/>
          <w:szCs w:val="20"/>
        </w:rPr>
        <w:t>Projected warming rates increase with latitude, ranging from 0.03</w:t>
      </w:r>
      <w:r w:rsidR="00BA3134">
        <w:rPr>
          <w:rFonts w:ascii="Arial" w:hAnsi="Arial" w:cs="Arial"/>
          <w:b/>
          <w:sz w:val="20"/>
          <w:szCs w:val="20"/>
        </w:rPr>
        <w:t>2</w:t>
      </w:r>
      <w:r w:rsidR="002974F5">
        <w:rPr>
          <w:rFonts w:ascii="Arial" w:hAnsi="Arial" w:cs="Arial"/>
          <w:b/>
          <w:sz w:val="20"/>
          <w:szCs w:val="20"/>
        </w:rPr>
        <w:t xml:space="preserve"> </w:t>
      </w:r>
      <w:r w:rsidR="002974F5" w:rsidRPr="003B2728">
        <w:rPr>
          <w:rFonts w:ascii="Arial" w:hAnsi="Arial" w:cs="Arial"/>
          <w:b/>
          <w:sz w:val="20"/>
          <w:szCs w:val="20"/>
        </w:rPr>
        <w:t xml:space="preserve">°C </w:t>
      </w:r>
      <w:r w:rsidR="002974F5">
        <w:rPr>
          <w:rFonts w:ascii="Arial" w:hAnsi="Arial" w:cs="Arial"/>
          <w:b/>
          <w:sz w:val="20"/>
          <w:szCs w:val="20"/>
        </w:rPr>
        <w:t xml:space="preserve">per </w:t>
      </w:r>
      <w:r w:rsidR="00BA3134">
        <w:rPr>
          <w:rFonts w:ascii="Arial" w:hAnsi="Arial" w:cs="Arial"/>
          <w:b/>
          <w:sz w:val="20"/>
          <w:szCs w:val="20"/>
        </w:rPr>
        <w:t>decade</w:t>
      </w:r>
      <w:r w:rsidR="00456780">
        <w:rPr>
          <w:rFonts w:ascii="Arial" w:hAnsi="Arial" w:cs="Arial"/>
          <w:b/>
          <w:sz w:val="20"/>
          <w:szCs w:val="20"/>
        </w:rPr>
        <w:t xml:space="preserve"> for tropical MPAs to 0.0</w:t>
      </w:r>
      <w:r w:rsidR="00BA3134">
        <w:rPr>
          <w:rFonts w:ascii="Arial" w:hAnsi="Arial" w:cs="Arial"/>
          <w:b/>
          <w:sz w:val="20"/>
          <w:szCs w:val="20"/>
        </w:rPr>
        <w:t>38</w:t>
      </w:r>
      <w:r w:rsidR="00456780">
        <w:rPr>
          <w:rFonts w:ascii="Arial" w:hAnsi="Arial" w:cs="Arial"/>
          <w:b/>
          <w:sz w:val="20"/>
          <w:szCs w:val="20"/>
        </w:rPr>
        <w:t xml:space="preserve"> in polar latitudes.</w:t>
      </w:r>
      <w:r w:rsidR="00456780" w:rsidRPr="003B2728">
        <w:rPr>
          <w:rFonts w:ascii="Arial" w:hAnsi="Arial" w:cs="Arial"/>
          <w:b/>
          <w:sz w:val="20"/>
          <w:szCs w:val="20"/>
        </w:rPr>
        <w:t xml:space="preserve"> </w:t>
      </w:r>
      <w:r w:rsidR="002974F5">
        <w:rPr>
          <w:rFonts w:ascii="Arial" w:hAnsi="Arial" w:cs="Arial"/>
          <w:b/>
          <w:sz w:val="20"/>
          <w:szCs w:val="20"/>
        </w:rPr>
        <w:t xml:space="preserve">Despite the </w:t>
      </w:r>
      <w:r w:rsidR="00BA3134">
        <w:rPr>
          <w:rFonts w:ascii="Arial" w:hAnsi="Arial" w:cs="Arial"/>
          <w:b/>
          <w:sz w:val="20"/>
          <w:szCs w:val="20"/>
        </w:rPr>
        <w:t xml:space="preserve">somewhat slower warming, </w:t>
      </w:r>
      <w:r w:rsidR="002974F5">
        <w:rPr>
          <w:rFonts w:ascii="Arial" w:hAnsi="Arial" w:cs="Arial"/>
          <w:b/>
          <w:sz w:val="20"/>
          <w:szCs w:val="20"/>
        </w:rPr>
        <w:t xml:space="preserve">impacts </w:t>
      </w:r>
      <w:r w:rsidR="00456780">
        <w:rPr>
          <w:rFonts w:ascii="Arial" w:hAnsi="Arial" w:cs="Arial"/>
          <w:b/>
          <w:sz w:val="20"/>
          <w:szCs w:val="20"/>
        </w:rPr>
        <w:t xml:space="preserve">could be </w:t>
      </w:r>
      <w:r w:rsidR="00456780" w:rsidRPr="00C35736">
        <w:rPr>
          <w:rFonts w:ascii="Arial" w:hAnsi="Arial" w:cs="Arial"/>
          <w:b/>
          <w:sz w:val="20"/>
          <w:szCs w:val="20"/>
        </w:rPr>
        <w:t>greatest in the</w:t>
      </w:r>
      <w:r w:rsidR="00456780" w:rsidRPr="001F324E">
        <w:rPr>
          <w:rFonts w:ascii="Arial" w:hAnsi="Arial" w:cs="Arial"/>
          <w:b/>
          <w:sz w:val="20"/>
          <w:szCs w:val="20"/>
        </w:rPr>
        <w:t xml:space="preserve"> tropics</w:t>
      </w:r>
      <w:r w:rsidR="002974F5">
        <w:rPr>
          <w:rFonts w:ascii="Arial" w:hAnsi="Arial" w:cs="Arial"/>
          <w:b/>
          <w:sz w:val="20"/>
          <w:szCs w:val="20"/>
        </w:rPr>
        <w:t xml:space="preserve"> due to</w:t>
      </w:r>
      <w:r w:rsidR="00456780">
        <w:rPr>
          <w:rFonts w:ascii="Arial" w:hAnsi="Arial" w:cs="Arial"/>
          <w:b/>
          <w:sz w:val="20"/>
          <w:szCs w:val="20"/>
        </w:rPr>
        <w:t xml:space="preserve"> </w:t>
      </w:r>
      <w:r w:rsidR="002974F5">
        <w:rPr>
          <w:rFonts w:ascii="Arial" w:hAnsi="Arial" w:cs="Arial"/>
          <w:b/>
          <w:sz w:val="20"/>
          <w:szCs w:val="20"/>
        </w:rPr>
        <w:t xml:space="preserve">expected </w:t>
      </w:r>
      <w:r w:rsidR="00456780">
        <w:rPr>
          <w:rFonts w:ascii="Arial" w:hAnsi="Arial" w:cs="Arial"/>
          <w:b/>
          <w:sz w:val="20"/>
          <w:szCs w:val="20"/>
        </w:rPr>
        <w:t>species</w:t>
      </w:r>
      <w:r w:rsidR="002974F5">
        <w:rPr>
          <w:rFonts w:ascii="Arial" w:hAnsi="Arial" w:cs="Arial"/>
          <w:b/>
          <w:sz w:val="20"/>
          <w:szCs w:val="20"/>
        </w:rPr>
        <w:t xml:space="preserve"> and habitat</w:t>
      </w:r>
      <w:r w:rsidR="00456780">
        <w:rPr>
          <w:rFonts w:ascii="Arial" w:hAnsi="Arial" w:cs="Arial"/>
          <w:b/>
          <w:sz w:val="20"/>
          <w:szCs w:val="20"/>
        </w:rPr>
        <w:t xml:space="preserve"> </w:t>
      </w:r>
      <w:r w:rsidR="002974F5">
        <w:rPr>
          <w:rFonts w:ascii="Arial" w:hAnsi="Arial" w:cs="Arial"/>
          <w:b/>
          <w:sz w:val="20"/>
          <w:szCs w:val="20"/>
        </w:rPr>
        <w:t>losses</w:t>
      </w:r>
      <w:r w:rsidR="00456780" w:rsidRPr="000F1386">
        <w:rPr>
          <w:rFonts w:ascii="Arial" w:hAnsi="Arial" w:cs="Arial"/>
          <w:sz w:val="20"/>
          <w:szCs w:val="20"/>
        </w:rPr>
        <w:fldChar w:fldCharType="begin" w:fldLock="1"/>
      </w:r>
      <w:r w:rsidR="00DA676B">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456780" w:rsidRPr="000F1386">
        <w:rPr>
          <w:rFonts w:ascii="Arial" w:hAnsi="Arial" w:cs="Arial"/>
          <w:sz w:val="20"/>
          <w:szCs w:val="20"/>
        </w:rPr>
        <w:fldChar w:fldCharType="separate"/>
      </w:r>
      <w:r w:rsidR="00DA676B" w:rsidRPr="00DA676B">
        <w:rPr>
          <w:rFonts w:ascii="Arial" w:hAnsi="Arial" w:cs="Arial"/>
          <w:noProof/>
          <w:sz w:val="20"/>
          <w:vertAlign w:val="superscript"/>
        </w:rPr>
        <w:t>2</w:t>
      </w:r>
      <w:r w:rsidR="00456780" w:rsidRPr="000F1386">
        <w:rPr>
          <w:rFonts w:ascii="Arial" w:hAnsi="Arial" w:cs="Arial"/>
          <w:sz w:val="20"/>
          <w:szCs w:val="20"/>
        </w:rPr>
        <w:fldChar w:fldCharType="end"/>
      </w:r>
      <w:r w:rsidR="00456780" w:rsidRPr="00A53339">
        <w:rPr>
          <w:rFonts w:ascii="Arial" w:hAnsi="Arial" w:cs="Arial"/>
          <w:sz w:val="20"/>
          <w:szCs w:val="20"/>
          <w:vertAlign w:val="superscript"/>
        </w:rPr>
        <w:t>,</w:t>
      </w:r>
      <w:r w:rsidR="00456780" w:rsidRPr="000F1386">
        <w:rPr>
          <w:rFonts w:ascii="Arial" w:hAnsi="Arial" w:cs="Arial"/>
          <w:sz w:val="20"/>
          <w:szCs w:val="20"/>
        </w:rPr>
        <w:fldChar w:fldCharType="begin" w:fldLock="1"/>
      </w:r>
      <w:r w:rsidR="00DA676B">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456780" w:rsidRPr="000F1386">
        <w:rPr>
          <w:rFonts w:ascii="Arial" w:hAnsi="Arial" w:cs="Arial"/>
          <w:sz w:val="20"/>
          <w:szCs w:val="20"/>
        </w:rPr>
        <w:fldChar w:fldCharType="separate"/>
      </w:r>
      <w:r w:rsidR="00DA676B" w:rsidRPr="00DA676B">
        <w:rPr>
          <w:rFonts w:ascii="Arial" w:hAnsi="Arial" w:cs="Arial"/>
          <w:noProof/>
          <w:sz w:val="20"/>
          <w:vertAlign w:val="superscript"/>
        </w:rPr>
        <w:t>3</w:t>
      </w:r>
      <w:r w:rsidR="00456780" w:rsidRPr="000F1386">
        <w:rPr>
          <w:rFonts w:ascii="Arial" w:hAnsi="Arial" w:cs="Arial"/>
          <w:sz w:val="20"/>
          <w:szCs w:val="20"/>
        </w:rPr>
        <w:fldChar w:fldCharType="end"/>
      </w:r>
      <w:r w:rsidR="002974F5">
        <w:rPr>
          <w:rFonts w:ascii="Arial" w:hAnsi="Arial" w:cs="Arial"/>
          <w:b/>
          <w:sz w:val="20"/>
          <w:szCs w:val="20"/>
        </w:rPr>
        <w:t xml:space="preserve">. At mid-to-high latitudes, </w:t>
      </w:r>
      <w:r w:rsidR="002D3A4F">
        <w:rPr>
          <w:rFonts w:ascii="Arial" w:hAnsi="Arial" w:cs="Arial"/>
          <w:b/>
          <w:sz w:val="20"/>
          <w:szCs w:val="20"/>
        </w:rPr>
        <w:t xml:space="preserve">warming </w:t>
      </w:r>
      <w:r w:rsidR="00C35736">
        <w:rPr>
          <w:rFonts w:ascii="Arial" w:hAnsi="Arial" w:cs="Arial"/>
          <w:b/>
          <w:sz w:val="20"/>
          <w:szCs w:val="20"/>
        </w:rPr>
        <w:t>will likely</w:t>
      </w:r>
      <w:r w:rsidR="002974F5">
        <w:rPr>
          <w:rFonts w:ascii="Arial" w:hAnsi="Arial" w:cs="Arial"/>
          <w:b/>
          <w:sz w:val="20"/>
          <w:szCs w:val="20"/>
        </w:rPr>
        <w:t xml:space="preserve"> alter</w:t>
      </w:r>
      <w:r w:rsidR="002974F5" w:rsidRPr="003B2728">
        <w:rPr>
          <w:rFonts w:ascii="Arial" w:hAnsi="Arial" w:cs="Arial"/>
          <w:b/>
          <w:sz w:val="20"/>
          <w:szCs w:val="20"/>
        </w:rPr>
        <w:t xml:space="preserve"> species co</w:t>
      </w:r>
      <w:r w:rsidR="002974F5">
        <w:rPr>
          <w:rFonts w:ascii="Arial" w:hAnsi="Arial" w:cs="Arial"/>
          <w:b/>
          <w:sz w:val="20"/>
          <w:szCs w:val="20"/>
        </w:rPr>
        <w:t>mposition and 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distributions of species shift pole ward, tracking the displacement of thermal niches</w:t>
      </w:r>
      <w:r w:rsidR="002974F5">
        <w:rPr>
          <w:rFonts w:ascii="Arial" w:hAnsi="Arial" w:cs="Arial"/>
          <w:b/>
          <w:sz w:val="20"/>
          <w:szCs w:val="20"/>
        </w:rPr>
        <w:t xml:space="preserve">. </w:t>
      </w:r>
    </w:p>
    <w:p w14:paraId="208BC9CB" w14:textId="77777777" w:rsidR="006B64C9" w:rsidRDefault="006B64C9" w:rsidP="004C58CA">
      <w:pPr>
        <w:spacing w:line="480" w:lineRule="auto"/>
        <w:rPr>
          <w:rFonts w:ascii="Arial" w:hAnsi="Arial" w:cs="Arial"/>
          <w:b/>
          <w:sz w:val="20"/>
          <w:szCs w:val="20"/>
        </w:rPr>
      </w:pPr>
    </w:p>
    <w:p w14:paraId="6D1AEAE4" w14:textId="5B1D4369" w:rsidR="00320209" w:rsidRDefault="00C35736" w:rsidP="004C58CA">
      <w:pPr>
        <w:spacing w:line="480" w:lineRule="auto"/>
        <w:rPr>
          <w:rFonts w:ascii="Arial" w:hAnsi="Arial" w:cs="Arial"/>
          <w:b/>
          <w:color w:val="1A1A1A"/>
          <w:sz w:val="20"/>
          <w:szCs w:val="20"/>
        </w:rPr>
      </w:pPr>
      <w:r>
        <w:rPr>
          <w:rFonts w:ascii="Arial" w:hAnsi="Arial" w:cs="Arial"/>
          <w:b/>
          <w:sz w:val="20"/>
          <w:szCs w:val="20"/>
        </w:rPr>
        <w:t xml:space="preserve">Continuing to follow this business-as-usual emissions pathway would radically disrupt the </w:t>
      </w:r>
      <w:r w:rsidR="00F21014">
        <w:rPr>
          <w:rFonts w:ascii="Arial" w:hAnsi="Arial" w:cs="Arial"/>
          <w:b/>
          <w:sz w:val="20"/>
          <w:szCs w:val="20"/>
        </w:rPr>
        <w:t xml:space="preserve">species and ecosystems currently protected within the worlds MPAs. </w:t>
      </w:r>
      <w:r w:rsidR="00E10A3A">
        <w:rPr>
          <w:rFonts w:ascii="Arial" w:hAnsi="Arial" w:cs="Arial"/>
          <w:b/>
          <w:sz w:val="20"/>
          <w:szCs w:val="20"/>
        </w:rPr>
        <w:t xml:space="preserve">In addition to their conservation value, MPAs </w:t>
      </w:r>
      <w:bookmarkStart w:id="1" w:name="_GoBack"/>
      <w:bookmarkEnd w:id="1"/>
      <w:r w:rsidR="00E10A3A">
        <w:rPr>
          <w:rFonts w:ascii="Arial" w:hAnsi="Arial" w:cs="Arial"/>
          <w:b/>
          <w:sz w:val="20"/>
          <w:szCs w:val="20"/>
        </w:rPr>
        <w:t xml:space="preserve">provide immense social and economic benefits to people. </w:t>
      </w:r>
    </w:p>
    <w:p w14:paraId="2096800C" w14:textId="77777777"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0692DCE7" w:rsidR="00A368F9" w:rsidRPr="00B57738" w:rsidRDefault="00A75CC9" w:rsidP="00B57738">
      <w:pPr>
        <w:widowControl w:val="0"/>
        <w:spacing w:line="480" w:lineRule="auto"/>
        <w:rPr>
          <w:rFonts w:ascii="Arial" w:hAnsi="Arial" w:cs="Arial"/>
          <w:color w:val="1A1A1A"/>
          <w:sz w:val="20"/>
          <w:szCs w:val="20"/>
        </w:rPr>
      </w:pPr>
      <w:commentRangeStart w:id="2"/>
      <w:r w:rsidRPr="000F1386">
        <w:rPr>
          <w:rFonts w:ascii="Arial" w:hAnsi="Arial" w:cs="Arial"/>
          <w:sz w:val="20"/>
          <w:szCs w:val="20"/>
        </w:rPr>
        <w:lastRenderedPageBreak/>
        <w:t>Thirty</w:t>
      </w:r>
      <w:commentRangeEnd w:id="2"/>
      <w:r w:rsidR="009D3317">
        <w:rPr>
          <w:rStyle w:val="CommentReference"/>
        </w:rPr>
        <w:commentReference w:id="2"/>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DA676B">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DA676B" w:rsidRPr="00DA676B">
        <w:rPr>
          <w:rFonts w:ascii="Arial" w:hAnsi="Arial" w:cs="Arial"/>
          <w:noProof/>
          <w:sz w:val="20"/>
          <w:vertAlign w:val="superscript"/>
        </w:rPr>
        <w:t>4</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DA676B">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DA676B" w:rsidRPr="00DA676B">
        <w:rPr>
          <w:rFonts w:ascii="Arial" w:hAnsi="Arial" w:cs="Arial"/>
          <w:noProof/>
          <w:sz w:val="20"/>
          <w:vertAlign w:val="superscript"/>
        </w:rPr>
        <w:t>4</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 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58516D">
        <w:rPr>
          <w:rFonts w:ascii="Arial" w:hAnsi="Arial" w:cs="Arial"/>
          <w:sz w:val="20"/>
          <w:szCs w:val="20"/>
        </w:rPr>
        <w:t xml:space="preserve">global </w:t>
      </w:r>
      <w:r w:rsidR="001C0389" w:rsidRPr="000F1386">
        <w:rPr>
          <w:rFonts w:ascii="Arial" w:hAnsi="Arial" w:cs="Arial"/>
          <w:sz w:val="20"/>
          <w:szCs w:val="20"/>
        </w:rPr>
        <w:t xml:space="preserve">warming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DA676B">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"&lt;sup&gt;5,6&lt;/sup&gt;", "plainTextFormattedCitation" : "5,6", "previouslyFormattedCitation" : "&lt;sup&gt;5,6&lt;/sup&gt;"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DA676B" w:rsidRPr="00DA676B">
        <w:rPr>
          <w:rFonts w:ascii="Arial" w:hAnsi="Arial" w:cs="Arial"/>
          <w:noProof/>
          <w:sz w:val="20"/>
          <w:vertAlign w:val="superscript"/>
        </w:rPr>
        <w:t>5,6</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0155C1" w:rsidRPr="002D2D3A">
        <w:rPr>
          <w:rFonts w:ascii="Arial" w:hAnsi="Arial" w:cs="Arial"/>
          <w:sz w:val="20"/>
          <w:szCs w:val="20"/>
          <w:highlight w:val="yellow"/>
        </w:rPr>
        <w:t>March and April</w:t>
      </w:r>
      <w:r w:rsidR="000155C1">
        <w:rPr>
          <w:rFonts w:ascii="Arial" w:hAnsi="Arial" w:cs="Arial"/>
          <w:sz w:val="20"/>
          <w:szCs w:val="20"/>
        </w:rPr>
        <w:t xml:space="preserve"> </w:t>
      </w:r>
      <w:r w:rsidR="00C9101D">
        <w:rPr>
          <w:rFonts w:ascii="Arial" w:hAnsi="Arial" w:cs="Arial"/>
          <w:sz w:val="20"/>
          <w:szCs w:val="20"/>
        </w:rPr>
        <w:t xml:space="preserve">of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ocean warming. </w:t>
      </w:r>
    </w:p>
    <w:p w14:paraId="138091E7" w14:textId="43C548EA" w:rsidR="0010446B" w:rsidRDefault="004E0DA5" w:rsidP="0010446B">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trajectory RCP 8.5 and the more optimistic RCP 4.5,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peak around 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r w:rsidR="003F04FF">
        <w:rPr>
          <w:rFonts w:ascii="Arial" w:hAnsi="Arial" w:cs="Arial"/>
          <w:sz w:val="20"/>
          <w:szCs w:val="20"/>
        </w:rPr>
        <w:t>210</w:t>
      </w:r>
      <w:r w:rsidR="009B5D94">
        <w:rPr>
          <w:rFonts w:ascii="Arial" w:hAnsi="Arial" w:cs="Arial"/>
          <w:sz w:val="20"/>
          <w:szCs w:val="20"/>
        </w:rPr>
        <w:t>0</w:t>
      </w:r>
      <w:r w:rsidR="003F04FF">
        <w:rPr>
          <w:rFonts w:ascii="Arial" w:hAnsi="Arial" w:cs="Arial"/>
          <w:sz w:val="20"/>
          <w:szCs w:val="20"/>
        </w:rPr>
        <w:t xml:space="preserve"> (and at ~650 ppm </w:t>
      </w:r>
      <w:r w:rsidR="003F04FF" w:rsidRPr="00FA419F">
        <w:rPr>
          <w:rFonts w:ascii="Arial" w:hAnsi="Arial" w:cs="Arial"/>
          <w:sz w:val="20"/>
          <w:szCs w:val="20"/>
        </w:rPr>
        <w:t>for CO</w:t>
      </w:r>
      <w:r w:rsidR="003F04FF" w:rsidRPr="00FA419F">
        <w:rPr>
          <w:rFonts w:ascii="Arial" w:hAnsi="Arial" w:cs="Arial"/>
          <w:sz w:val="20"/>
          <w:szCs w:val="20"/>
          <w:vertAlign w:val="subscript"/>
        </w:rPr>
        <w:t>2</w:t>
      </w:r>
      <w:r w:rsidR="003F04FF" w:rsidRPr="00FA419F">
        <w:rPr>
          <w:rFonts w:ascii="Arial" w:hAnsi="Arial" w:cs="Arial"/>
          <w:sz w:val="20"/>
          <w:szCs w:val="20"/>
        </w:rPr>
        <w:t xml:space="preserve"> eq</w:t>
      </w:r>
      <w:r w:rsidR="008A4ECB" w:rsidRPr="00FA419F">
        <w:rPr>
          <w:rFonts w:ascii="Arial" w:hAnsi="Arial" w:cs="Arial"/>
          <w:sz w:val="20"/>
          <w:szCs w:val="20"/>
        </w:rPr>
        <w:fldChar w:fldCharType="begin" w:fldLock="1"/>
      </w:r>
      <w:r w:rsidR="00DA676B">
        <w:rPr>
          <w:rFonts w:ascii="Arial" w:hAnsi="Arial" w:cs="Arial"/>
          <w:sz w:val="20"/>
          <w:szCs w:val="20"/>
        </w:rPr>
        <w: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"&lt;sup&gt;8&lt;/sup&gt;", "plainTextFormattedCitation" : "8", "previouslyFormattedCitation" : "&lt;sup&gt;8&lt;/sup&gt;" }, "properties" : { "formattedCitation" : "{\\rtf \\super 8\\nosupersub{}}", "noteIndex" : 0, "plainCitation" : "8" }, "schema" : "https://github.com/citation-style-language/schema/raw/master/csl-citation.json" }</w:instrText>
      </w:r>
      <w:r w:rsidR="008A4ECB" w:rsidRPr="00FA419F">
        <w:rPr>
          <w:rFonts w:ascii="Arial" w:hAnsi="Arial" w:cs="Arial"/>
          <w:sz w:val="20"/>
          <w:szCs w:val="20"/>
        </w:rPr>
        <w:fldChar w:fldCharType="separate"/>
      </w:r>
      <w:r w:rsidR="00DA676B" w:rsidRPr="00DA676B">
        <w:rPr>
          <w:rFonts w:ascii="Arial" w:eastAsia="Times New Roman" w:hAnsi="Arial" w:cs="Arial"/>
          <w:noProof/>
          <w:sz w:val="20"/>
          <w:vertAlign w:val="superscript"/>
        </w:rPr>
        <w:t>8</w:t>
      </w:r>
      <w:r w:rsidR="008A4ECB" w:rsidRPr="00FA419F">
        <w:rPr>
          <w:rFonts w:ascii="Arial" w:hAnsi="Arial" w:cs="Arial"/>
          <w:sz w:val="20"/>
          <w:szCs w:val="20"/>
        </w:rPr>
        <w:fldChar w:fldCharType="end"/>
      </w:r>
      <w:r w:rsidR="003F04FF" w:rsidRPr="00FA419F">
        <w:rPr>
          <w:rFonts w:ascii="Arial" w:hAnsi="Arial" w:cs="Arial"/>
          <w:sz w:val="20"/>
          <w:szCs w:val="20"/>
        </w:rPr>
        <w:t>)</w:t>
      </w:r>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projections based on CMIP5</w:t>
      </w:r>
      <w:r w:rsidR="004708BA" w:rsidRPr="00FA419F">
        <w:rPr>
          <w:rFonts w:ascii="Arial" w:hAnsi="Arial" w:cs="Arial"/>
          <w:sz w:val="20"/>
          <w:szCs w:val="20"/>
        </w:rPr>
        <w:t xml:space="preserve"> </w:t>
      </w:r>
      <w:r w:rsidR="00241D13" w:rsidRPr="00FA419F">
        <w:rPr>
          <w:rFonts w:ascii="Arial" w:hAnsi="Arial" w:cs="Arial"/>
          <w:sz w:val="20"/>
          <w:szCs w:val="20"/>
        </w:rPr>
        <w:t>model simulations</w:t>
      </w:r>
      <w:r w:rsidR="00267655"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the </w:t>
      </w:r>
      <w:r w:rsidR="00F8099B" w:rsidRPr="00FA419F">
        <w:rPr>
          <w:rFonts w:ascii="Arial" w:hAnsi="Arial" w:cs="Arial"/>
          <w:sz w:val="20"/>
          <w:szCs w:val="20"/>
        </w:rPr>
        <w:t xml:space="preserve">mean </w:t>
      </w:r>
      <w:r w:rsidR="009F7463" w:rsidRPr="00FA419F">
        <w:rPr>
          <w:rFonts w:ascii="Arial" w:hAnsi="Arial" w:cs="Arial"/>
          <w:sz w:val="20"/>
          <w:szCs w:val="20"/>
        </w:rPr>
        <w:t xml:space="preserve">and maximum </w:t>
      </w:r>
      <w:r w:rsidR="0010446B" w:rsidRPr="00FA419F">
        <w:rPr>
          <w:rFonts w:ascii="Arial" w:hAnsi="Arial" w:cs="Arial"/>
          <w:sz w:val="20"/>
          <w:szCs w:val="20"/>
        </w:rPr>
        <w:t>SST</w:t>
      </w:r>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 xml:space="preserve">(Fig 1A). </w:t>
      </w:r>
      <w:r w:rsidR="006E6B01">
        <w:rPr>
          <w:rFonts w:ascii="Arial" w:hAnsi="Arial" w:cs="Arial"/>
          <w:sz w:val="20"/>
          <w:szCs w:val="20"/>
        </w:rPr>
        <w:t xml:space="preserve">We compared predicted warming rates of MPAs in different geographic latitudes and ecoregions and to unprotected areas of the oceans. </w:t>
      </w:r>
      <w:r w:rsidR="0010446B" w:rsidRPr="00FA419F">
        <w:rPr>
          <w:rFonts w:ascii="Arial" w:hAnsi="Arial" w:cs="Arial"/>
          <w:sz w:val="20"/>
          <w:szCs w:val="20"/>
        </w:rPr>
        <w:t xml:space="preserve">We also assessed warming rate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p>
    <w:p w14:paraId="3CAF787D" w14:textId="411798C2" w:rsidR="001009FD" w:rsidRDefault="00C9640C" w:rsidP="00EE1ADC">
      <w:pPr>
        <w:widowControl w:val="0"/>
        <w:spacing w:line="480" w:lineRule="auto"/>
        <w:ind w:firstLine="720"/>
        <w:rPr>
          <w:rFonts w:ascii="Arial" w:hAnsi="Arial" w:cs="Arial"/>
          <w:sz w:val="20"/>
          <w:szCs w:val="20"/>
        </w:rPr>
      </w:pPr>
      <w:r>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Pr>
          <w:rFonts w:ascii="Arial" w:hAnsi="Arial" w:cs="Arial"/>
          <w:sz w:val="20"/>
          <w:szCs w:val="20"/>
        </w:rPr>
        <w:t>s</w:t>
      </w:r>
      <w:r w:rsidR="002D25A8">
        <w:rPr>
          <w:rFonts w:ascii="Arial" w:hAnsi="Arial" w:cs="Arial"/>
          <w:sz w:val="20"/>
          <w:szCs w:val="20"/>
        </w:rPr>
        <w:t xml:space="preserve"> </w:t>
      </w:r>
      <w:r>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575EC7">
        <w:rPr>
          <w:rFonts w:ascii="Arial" w:hAnsi="Arial" w:cs="Arial"/>
          <w:sz w:val="20"/>
          <w:szCs w:val="20"/>
          <w:highlight w:val="yellow"/>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E1ADC">
        <w:rPr>
          <w:rFonts w:ascii="Arial" w:hAnsi="Arial" w:cs="Arial"/>
          <w:sz w:val="20"/>
          <w:szCs w:val="20"/>
        </w:rPr>
        <w:t>would be</w:t>
      </w:r>
      <w:r w:rsidR="00EE1ADC" w:rsidRPr="000F1386">
        <w:rPr>
          <w:rFonts w:ascii="Arial" w:hAnsi="Arial" w:cs="Arial"/>
          <w:sz w:val="20"/>
          <w:szCs w:val="20"/>
        </w:rPr>
        <w:t xml:space="preserve"> </w:t>
      </w:r>
      <w:r w:rsidR="00EE1ADC">
        <w:rPr>
          <w:rFonts w:ascii="Arial" w:hAnsi="Arial" w:cs="Arial"/>
          <w:sz w:val="20"/>
          <w:szCs w:val="20"/>
        </w:rPr>
        <w:t>in addition to</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DA676B">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"&lt;sup&gt;9&lt;/sup&gt;", "plainTextFormattedCitation" : "9",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DA676B" w:rsidRPr="00DA676B">
        <w:rPr>
          <w:rFonts w:ascii="Arial" w:hAnsi="Arial" w:cs="Arial"/>
          <w:noProof/>
          <w:sz w:val="20"/>
          <w:szCs w:val="20"/>
          <w:vertAlign w:val="superscript"/>
        </w:rPr>
        <w:t>9</w:t>
      </w:r>
      <w:r w:rsidR="00DA676B">
        <w:rPr>
          <w:rFonts w:ascii="Arial" w:hAnsi="Arial" w:cs="Arial"/>
          <w:sz w:val="20"/>
          <w:szCs w:val="20"/>
          <w:vertAlign w:val="superscript"/>
        </w:rPr>
        <w:fldChar w:fldCharType="end"/>
      </w:r>
      <w:r w:rsidR="00EE1ADC">
        <w:rPr>
          <w:rFonts w:ascii="Arial" w:hAnsi="Arial" w:cs="Arial"/>
          <w:sz w:val="20"/>
          <w:szCs w:val="20"/>
        </w:rPr>
        <w:t>, on average</w:t>
      </w:r>
      <w:ins w:id="3" w:author="Richard Aronson" w:date="2017-03-17T10:44:00Z">
        <w:r w:rsidR="00EB2CC1">
          <w:rPr>
            <w:rFonts w:ascii="Arial" w:hAnsi="Arial" w:cs="Arial"/>
            <w:sz w:val="20"/>
            <w:szCs w:val="20"/>
          </w:rPr>
          <w:t>,</w:t>
        </w:r>
      </w:ins>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r w:rsidRPr="00E217AA">
        <w:rPr>
          <w:rFonts w:ascii="Arial" w:hAnsi="Arial" w:cs="Arial"/>
          <w:sz w:val="20"/>
          <w:szCs w:val="20"/>
        </w:rPr>
        <w:t xml:space="preserve">Under </w:t>
      </w:r>
      <w:r w:rsidR="00EE1ADC">
        <w:rPr>
          <w:rFonts w:ascii="Arial" w:hAnsi="Arial" w:cs="Arial"/>
          <w:sz w:val="20"/>
          <w:szCs w:val="20"/>
        </w:rPr>
        <w:t>RCP 4.5</w:t>
      </w:r>
      <w:r w:rsidR="009F7040" w:rsidRPr="000F1386">
        <w:rPr>
          <w:rFonts w:ascii="Arial" w:hAnsi="Arial" w:cs="Arial"/>
          <w:sz w:val="20"/>
          <w:szCs w:val="20"/>
        </w:rPr>
        <w:t xml:space="preserve"> </w:t>
      </w:r>
      <w:r w:rsidR="00EE1ADC">
        <w:rPr>
          <w:rFonts w:ascii="Arial" w:hAnsi="Arial" w:cs="Arial"/>
          <w:sz w:val="20"/>
          <w:szCs w:val="20"/>
        </w:rPr>
        <w:t>warming rate</w:t>
      </w:r>
      <w:r w:rsidR="009C672D">
        <w:rPr>
          <w:rFonts w:ascii="Arial" w:hAnsi="Arial" w:cs="Arial"/>
          <w:sz w:val="20"/>
          <w:szCs w:val="20"/>
        </w:rPr>
        <w:t>s</w:t>
      </w:r>
      <w:r w:rsidR="00523D70">
        <w:rPr>
          <w:rFonts w:ascii="Arial" w:hAnsi="Arial" w:cs="Arial"/>
          <w:sz w:val="20"/>
          <w:szCs w:val="20"/>
        </w:rPr>
        <w:t xml:space="preserve"> </w:t>
      </w:r>
      <w:r w:rsidR="009C672D">
        <w:rPr>
          <w:rFonts w:ascii="Arial" w:hAnsi="Arial" w:cs="Arial"/>
          <w:sz w:val="20"/>
          <w:szCs w:val="20"/>
        </w:rPr>
        <w:t xml:space="preserve">are substantially lower </w:t>
      </w:r>
      <w:r w:rsidR="00A17C5F" w:rsidRPr="000F1386">
        <w:rPr>
          <w:rFonts w:ascii="Arial" w:hAnsi="Arial" w:cs="Arial"/>
          <w:sz w:val="20"/>
          <w:szCs w:val="20"/>
        </w:rPr>
        <w:t>(</w:t>
      </w:r>
      <w:r w:rsidR="00D9017C">
        <w:rPr>
          <w:rFonts w:ascii="Arial" w:hAnsi="Arial" w:cs="Arial"/>
          <w:sz w:val="20"/>
          <w:szCs w:val="20"/>
        </w:rPr>
        <w:t>Table 1</w:t>
      </w:r>
      <w:r w:rsidR="009C672D">
        <w:rPr>
          <w:rFonts w:ascii="Arial" w:hAnsi="Arial" w:cs="Arial"/>
          <w:sz w:val="20"/>
          <w:szCs w:val="20"/>
        </w:rPr>
        <w:t>), meaning this degree of mitigation would be ecologically meaningful in terms of a reduction in impacts on marine species and ecosystem</w:t>
      </w:r>
      <w:r w:rsidR="00DA676B">
        <w:rPr>
          <w:rFonts w:ascii="Arial" w:hAnsi="Arial" w:cs="Arial"/>
          <w:sz w:val="20"/>
          <w:szCs w:val="20"/>
        </w:rPr>
        <w:t>s</w:t>
      </w:r>
      <w:r w:rsidR="00DA676B">
        <w:rPr>
          <w:rFonts w:ascii="Arial" w:hAnsi="Arial" w:cs="Arial"/>
          <w:sz w:val="20"/>
          <w:szCs w:val="20"/>
        </w:rPr>
        <w:fldChar w:fldCharType="begin" w:fldLock="1"/>
      </w:r>
      <w:r w:rsidR="00DA676B">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"&lt;sup&gt;10,11&lt;/sup&gt;", "plainTextFormattedCitation" : "10,11", "previouslyFormattedCitation" : "&lt;sup&gt;10,11&lt;/sup&gt;" }, "properties" : { "noteIndex" : 0 }, "schema" : "https://github.com/citation-style-language/schema/raw/master/csl-citation.json" }</w:instrText>
      </w:r>
      <w:r w:rsidR="00DA676B">
        <w:rPr>
          <w:rFonts w:ascii="Arial" w:hAnsi="Arial" w:cs="Arial"/>
          <w:sz w:val="20"/>
          <w:szCs w:val="20"/>
        </w:rPr>
        <w:fldChar w:fldCharType="separate"/>
      </w:r>
      <w:r w:rsidR="00DA676B" w:rsidRPr="00DA676B">
        <w:rPr>
          <w:rFonts w:ascii="Arial" w:hAnsi="Arial" w:cs="Arial"/>
          <w:noProof/>
          <w:sz w:val="20"/>
          <w:szCs w:val="20"/>
          <w:vertAlign w:val="superscript"/>
        </w:rPr>
        <w:t>10,11</w:t>
      </w:r>
      <w:r w:rsidR="00DA676B">
        <w:rPr>
          <w:rFonts w:ascii="Arial" w:hAnsi="Arial" w:cs="Arial"/>
          <w:sz w:val="20"/>
          <w:szCs w:val="20"/>
        </w:rPr>
        <w:fldChar w:fldCharType="end"/>
      </w:r>
      <w:r w:rsidR="009C672D">
        <w:rPr>
          <w:rFonts w:ascii="Arial" w:hAnsi="Arial" w:cs="Arial"/>
          <w:sz w:val="20"/>
          <w:szCs w:val="20"/>
        </w:rPr>
        <w:t>.</w:t>
      </w:r>
    </w:p>
    <w:p w14:paraId="6BF5B27D" w14:textId="7E36D842" w:rsidR="00FA44BB" w:rsidRDefault="003E7D20" w:rsidP="00FA44BB">
      <w:pPr>
        <w:widowControl w:val="0"/>
        <w:autoSpaceDE w:val="0"/>
        <w:autoSpaceDN w:val="0"/>
        <w:adjustRightInd w:val="0"/>
        <w:spacing w:line="480" w:lineRule="auto"/>
        <w:ind w:firstLine="720"/>
        <w:rPr>
          <w:rFonts w:ascii="Arial" w:hAnsi="Arial" w:cs="Arial"/>
          <w:color w:val="1A1A1A"/>
          <w:sz w:val="20"/>
          <w:szCs w:val="20"/>
        </w:rPr>
      </w:pPr>
      <w:commentRangeStart w:id="4"/>
      <w:r w:rsidRPr="0054283C">
        <w:rPr>
          <w:rFonts w:ascii="Arial" w:hAnsi="Arial" w:cs="Arial"/>
          <w:sz w:val="20"/>
          <w:szCs w:val="20"/>
        </w:rPr>
        <w:t>One</w:t>
      </w:r>
      <w:r w:rsidRPr="00B311AA">
        <w:rPr>
          <w:rFonts w:ascii="Arial" w:hAnsi="Arial" w:cs="Arial"/>
          <w:sz w:val="20"/>
          <w:szCs w:val="20"/>
        </w:rPr>
        <w:t xml:space="preserve"> potential management response to </w:t>
      </w:r>
      <w:r w:rsidR="00854594" w:rsidRPr="00B311AA">
        <w:rPr>
          <w:rFonts w:ascii="Arial" w:hAnsi="Arial" w:cs="Arial"/>
          <w:sz w:val="20"/>
          <w:szCs w:val="20"/>
        </w:rPr>
        <w:t xml:space="preserve">anthropogenic </w:t>
      </w:r>
      <w:r w:rsidRPr="00B311AA">
        <w:rPr>
          <w:rFonts w:ascii="Arial" w:hAnsi="Arial" w:cs="Arial"/>
          <w:sz w:val="20"/>
          <w:szCs w:val="20"/>
        </w:rPr>
        <w:t xml:space="preserve">warming is to </w:t>
      </w:r>
      <w:r w:rsidR="00D55E5E" w:rsidRPr="00B311AA">
        <w:rPr>
          <w:rFonts w:ascii="Arial" w:hAnsi="Arial" w:cs="Arial"/>
          <w:sz w:val="20"/>
          <w:szCs w:val="20"/>
        </w:rPr>
        <w:t>position</w:t>
      </w:r>
      <w:r w:rsidRPr="00B311AA">
        <w:rPr>
          <w:rFonts w:ascii="Arial" w:hAnsi="Arial" w:cs="Arial"/>
          <w:sz w:val="20"/>
          <w:szCs w:val="20"/>
        </w:rPr>
        <w:t xml:space="preserve"> reserves </w:t>
      </w:r>
      <w:r w:rsidR="004B18AE">
        <w:rPr>
          <w:rFonts w:ascii="Arial" w:hAnsi="Arial" w:cs="Arial"/>
          <w:sz w:val="20"/>
          <w:szCs w:val="20"/>
        </w:rPr>
        <w:t>with</w:t>
      </w:r>
      <w:r w:rsidRPr="00B311AA">
        <w:rPr>
          <w:rFonts w:ascii="Arial" w:hAnsi="Arial" w:cs="Arial"/>
          <w:sz w:val="20"/>
          <w:szCs w:val="20"/>
        </w:rPr>
        <w:t xml:space="preserve">in </w:t>
      </w:r>
      <w:r w:rsidR="00EA556A" w:rsidRPr="00B311AA">
        <w:rPr>
          <w:rFonts w:ascii="Arial" w:hAnsi="Arial" w:cs="Arial"/>
          <w:sz w:val="20"/>
          <w:szCs w:val="20"/>
        </w:rPr>
        <w:lastRenderedPageBreak/>
        <w:t>regions expected to warm less</w:t>
      </w:r>
      <w:r w:rsidR="00A16318" w:rsidRPr="00B311AA">
        <w:rPr>
          <w:rFonts w:ascii="Arial" w:hAnsi="Arial" w:cs="Arial"/>
          <w:sz w:val="20"/>
          <w:szCs w:val="20"/>
        </w:rPr>
        <w:t xml:space="preserve"> or not at all,</w:t>
      </w:r>
      <w:r w:rsidRPr="00B311AA">
        <w:rPr>
          <w:rFonts w:ascii="Arial" w:hAnsi="Arial" w:cs="Arial"/>
          <w:color w:val="1A1A1A"/>
          <w:sz w:val="20"/>
          <w:szCs w:val="20"/>
        </w:rPr>
        <w:t xml:space="preserve"> </w:t>
      </w:r>
      <w:r w:rsidR="004B18AE">
        <w:rPr>
          <w:rFonts w:ascii="Arial" w:hAnsi="Arial" w:cs="Arial"/>
          <w:color w:val="1A1A1A"/>
          <w:sz w:val="20"/>
          <w:szCs w:val="20"/>
        </w:rPr>
        <w:t>i.e.,</w:t>
      </w:r>
      <w:r w:rsidR="00EA556A" w:rsidRPr="00B311AA">
        <w:rPr>
          <w:rFonts w:ascii="Arial" w:hAnsi="Arial" w:cs="Arial"/>
          <w:color w:val="1A1A1A"/>
          <w:sz w:val="20"/>
          <w:szCs w:val="20"/>
        </w:rPr>
        <w:t xml:space="preserve"> </w:t>
      </w:r>
      <w:r w:rsidR="00871011">
        <w:rPr>
          <w:rFonts w:ascii="Arial" w:hAnsi="Arial" w:cs="Arial"/>
          <w:color w:val="1A1A1A"/>
          <w:sz w:val="20"/>
          <w:szCs w:val="20"/>
        </w:rPr>
        <w:t>“</w:t>
      </w:r>
      <w:r w:rsidR="00436894" w:rsidRPr="00B311AA">
        <w:rPr>
          <w:rFonts w:ascii="Arial" w:hAnsi="Arial" w:cs="Arial"/>
          <w:color w:val="1A1A1A"/>
          <w:sz w:val="20"/>
          <w:szCs w:val="20"/>
        </w:rPr>
        <w:t>climate</w:t>
      </w:r>
      <w:r w:rsidRPr="00B311AA">
        <w:rPr>
          <w:rFonts w:ascii="Arial" w:hAnsi="Arial" w:cs="Arial"/>
          <w:color w:val="1A1A1A"/>
          <w:sz w:val="20"/>
          <w:szCs w:val="20"/>
        </w:rPr>
        <w:t xml:space="preserve"> change</w:t>
      </w:r>
      <w:r w:rsidR="00436894" w:rsidRPr="00B311AA">
        <w:rPr>
          <w:rFonts w:ascii="Arial" w:hAnsi="Arial" w:cs="Arial"/>
          <w:color w:val="1A1A1A"/>
          <w:sz w:val="20"/>
          <w:szCs w:val="20"/>
        </w:rPr>
        <w:t xml:space="preserve"> refugia</w:t>
      </w:r>
      <w:r w:rsidR="00871011">
        <w:rPr>
          <w:rFonts w:ascii="Arial" w:hAnsi="Arial" w:cs="Arial"/>
          <w:color w:val="1A1A1A"/>
          <w:sz w:val="20"/>
          <w:szCs w:val="20"/>
        </w:rPr>
        <w:t>”</w:t>
      </w:r>
      <w:r w:rsidR="00436894" w:rsidRPr="00B311AA">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"&lt;sup&gt;12,13&lt;/sup&gt;", "plainTextFormattedCitation" : "12,13", "previouslyFormattedCitation" : "&lt;sup&gt;12,13&lt;/sup&gt;" }, "properties" : { "formattedCitation" : "{\\rtf \\super 13,14\\nosupersub{}}", "noteIndex" : 0, "plainCitation" : "13,14" }, "schema" : "https://github.com/citation-style-language/schema/raw/master/csl-citation.json" }</w:instrText>
      </w:r>
      <w:r w:rsidR="00436894" w:rsidRPr="00B311AA">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12,13</w:t>
      </w:r>
      <w:r w:rsidR="00436894" w:rsidRPr="00B311AA">
        <w:rPr>
          <w:rFonts w:ascii="Arial" w:hAnsi="Arial" w:cs="Arial"/>
          <w:color w:val="1A1A1A"/>
          <w:sz w:val="20"/>
          <w:szCs w:val="20"/>
        </w:rPr>
        <w:fldChar w:fldCharType="end"/>
      </w:r>
      <w:r w:rsidR="00436894" w:rsidRPr="00B311AA">
        <w:rPr>
          <w:rFonts w:ascii="Arial" w:hAnsi="Arial" w:cs="Arial"/>
          <w:color w:val="1A1A1A"/>
          <w:sz w:val="20"/>
          <w:szCs w:val="20"/>
        </w:rPr>
        <w:t xml:space="preserve">. </w:t>
      </w:r>
      <w:commentRangeEnd w:id="4"/>
      <w:r w:rsidR="00EB2CC1">
        <w:rPr>
          <w:rStyle w:val="CommentReference"/>
        </w:rPr>
        <w:commentReference w:id="4"/>
      </w:r>
      <w:r w:rsidR="006E1AD2">
        <w:rPr>
          <w:rFonts w:ascii="Arial" w:hAnsi="Arial" w:cs="Arial"/>
          <w:color w:val="1A1A1A"/>
          <w:sz w:val="20"/>
          <w:szCs w:val="20"/>
        </w:rPr>
        <w:t xml:space="preserve">However, </w:t>
      </w:r>
      <w:r w:rsidR="00FA44BB">
        <w:rPr>
          <w:rFonts w:ascii="Arial" w:hAnsi="Arial" w:cs="Arial"/>
          <w:color w:val="1A1A1A"/>
          <w:sz w:val="20"/>
          <w:szCs w:val="20"/>
        </w:rPr>
        <w:t xml:space="preserve">forecasted warming rates for MPA in three of the four </w:t>
      </w:r>
      <w:r w:rsidR="00FA44BB">
        <w:rPr>
          <w:rFonts w:ascii="Arial" w:hAnsi="Arial" w:cs="Arial"/>
          <w:sz w:val="20"/>
          <w:szCs w:val="20"/>
        </w:rPr>
        <w:t>latitudinal zone</w:t>
      </w:r>
      <w:r w:rsidR="00FA44BB">
        <w:rPr>
          <w:rFonts w:ascii="Arial" w:hAnsi="Arial" w:cs="Arial"/>
          <w:color w:val="1A1A1A"/>
          <w:sz w:val="20"/>
          <w:szCs w:val="20"/>
        </w:rPr>
        <w:t>s roughly match mean background rates (Table 2). The exception is Polar MPAs, for which the rate is far lower than the forecasted background rate of polar oceans. A</w:t>
      </w:r>
      <w:r w:rsidR="00884C34" w:rsidRPr="00B311AA">
        <w:rPr>
          <w:rFonts w:ascii="Arial" w:hAnsi="Arial" w:cs="Arial"/>
          <w:color w:val="1A1A1A"/>
          <w:sz w:val="20"/>
          <w:szCs w:val="20"/>
        </w:rPr>
        <w:t xml:space="preserve">t a smaller </w:t>
      </w:r>
      <w:proofErr w:type="gramStart"/>
      <w:r w:rsidR="00884C34" w:rsidRPr="00B311AA">
        <w:rPr>
          <w:rFonts w:ascii="Arial" w:hAnsi="Arial" w:cs="Arial"/>
          <w:color w:val="1A1A1A"/>
          <w:sz w:val="20"/>
          <w:szCs w:val="20"/>
        </w:rPr>
        <w:t>scale</w:t>
      </w:r>
      <w:proofErr w:type="gramEnd"/>
      <w:r w:rsidR="005E6C6A" w:rsidRPr="00B311AA">
        <w:rPr>
          <w:rFonts w:ascii="Arial" w:hAnsi="Arial" w:cs="Arial"/>
          <w:color w:val="1A1A1A"/>
          <w:sz w:val="20"/>
          <w:szCs w:val="20"/>
        </w:rPr>
        <w:t xml:space="preserve"> </w:t>
      </w:r>
      <w:r w:rsidR="00884C34" w:rsidRPr="00B311AA">
        <w:rPr>
          <w:rFonts w:ascii="Arial" w:hAnsi="Arial" w:cs="Arial"/>
          <w:color w:val="1A1A1A"/>
          <w:sz w:val="20"/>
          <w:szCs w:val="20"/>
        </w:rPr>
        <w:t>w</w:t>
      </w:r>
      <w:r w:rsidR="00D96002" w:rsidRPr="00B311AA">
        <w:rPr>
          <w:rFonts w:ascii="Arial" w:hAnsi="Arial" w:cs="Arial"/>
          <w:color w:val="1A1A1A"/>
          <w:sz w:val="20"/>
          <w:szCs w:val="20"/>
        </w:rPr>
        <w:t xml:space="preserve">e found </w:t>
      </w:r>
      <w:r w:rsidR="007E03C5" w:rsidRPr="00B311AA">
        <w:rPr>
          <w:rFonts w:ascii="Arial" w:hAnsi="Arial" w:cs="Arial"/>
          <w:color w:val="1A1A1A"/>
          <w:sz w:val="20"/>
          <w:szCs w:val="20"/>
        </w:rPr>
        <w:t xml:space="preserve">that </w:t>
      </w:r>
      <w:r w:rsidR="00D96002" w:rsidRPr="00B311AA">
        <w:rPr>
          <w:rFonts w:ascii="Arial" w:hAnsi="Arial" w:cs="Arial"/>
          <w:color w:val="1A1A1A"/>
          <w:sz w:val="20"/>
          <w:szCs w:val="20"/>
        </w:rPr>
        <w:t xml:space="preserve">there was substantial </w:t>
      </w:r>
      <w:r w:rsidR="008D742A">
        <w:rPr>
          <w:rFonts w:ascii="Arial" w:hAnsi="Arial" w:cs="Arial"/>
          <w:color w:val="1A1A1A"/>
          <w:sz w:val="20"/>
          <w:szCs w:val="20"/>
        </w:rPr>
        <w:t xml:space="preserve">variation </w:t>
      </w:r>
      <w:r w:rsidR="005E6C6A" w:rsidRPr="00B311AA">
        <w:rPr>
          <w:rFonts w:ascii="Arial" w:hAnsi="Arial" w:cs="Arial"/>
          <w:color w:val="1A1A1A"/>
          <w:sz w:val="20"/>
          <w:szCs w:val="20"/>
        </w:rPr>
        <w:t>among</w:t>
      </w:r>
      <w:r w:rsidR="008D742A">
        <w:rPr>
          <w:rFonts w:ascii="Arial" w:hAnsi="Arial" w:cs="Arial"/>
          <w:color w:val="1A1A1A"/>
          <w:sz w:val="20"/>
          <w:szCs w:val="20"/>
        </w:rPr>
        <w:t xml:space="preserve"> </w:t>
      </w:r>
      <w:r w:rsidR="005E6C6A" w:rsidRPr="00B311AA">
        <w:rPr>
          <w:rFonts w:ascii="Arial" w:hAnsi="Arial" w:cs="Arial"/>
          <w:color w:val="1A1A1A"/>
          <w:sz w:val="20"/>
          <w:szCs w:val="20"/>
        </w:rPr>
        <w:t>ecoregion</w:t>
      </w:r>
      <w:r w:rsidR="008D742A">
        <w:rPr>
          <w:rFonts w:ascii="Arial" w:hAnsi="Arial" w:cs="Arial"/>
          <w:color w:val="1A1A1A"/>
          <w:sz w:val="20"/>
          <w:szCs w:val="20"/>
        </w:rPr>
        <w:t>s</w:t>
      </w:r>
      <w:r w:rsidR="005E6C6A" w:rsidRPr="00B311AA">
        <w:rPr>
          <w:rFonts w:ascii="Arial" w:hAnsi="Arial" w:cs="Arial"/>
          <w:color w:val="1A1A1A"/>
          <w:sz w:val="20"/>
          <w:szCs w:val="20"/>
        </w:rPr>
        <w:t xml:space="preserve"> </w:t>
      </w:r>
      <w:r w:rsidR="00D96002" w:rsidRPr="00B311AA">
        <w:rPr>
          <w:rFonts w:ascii="Arial" w:hAnsi="Arial" w:cs="Arial"/>
          <w:color w:val="1A1A1A"/>
          <w:sz w:val="20"/>
          <w:szCs w:val="20"/>
        </w:rPr>
        <w:t xml:space="preserve">in projected warming </w:t>
      </w:r>
      <w:r w:rsidR="004703C2" w:rsidRPr="00B311AA">
        <w:rPr>
          <w:rFonts w:ascii="Arial" w:hAnsi="Arial" w:cs="Arial"/>
          <w:color w:val="1A1A1A"/>
          <w:sz w:val="20"/>
          <w:szCs w:val="20"/>
        </w:rPr>
        <w:t xml:space="preserve">(Fig. </w:t>
      </w:r>
      <w:r w:rsidR="008D742A">
        <w:rPr>
          <w:rFonts w:ascii="Arial" w:hAnsi="Arial" w:cs="Arial"/>
          <w:color w:val="1A1A1A"/>
          <w:sz w:val="20"/>
          <w:szCs w:val="20"/>
        </w:rPr>
        <w:t>2</w:t>
      </w:r>
      <w:r w:rsidR="004703C2" w:rsidRPr="00B311AA">
        <w:rPr>
          <w:rFonts w:ascii="Arial" w:hAnsi="Arial" w:cs="Arial"/>
          <w:color w:val="1A1A1A"/>
          <w:sz w:val="20"/>
          <w:szCs w:val="20"/>
        </w:rPr>
        <w:t>A, Table S1)</w:t>
      </w:r>
      <w:r w:rsidR="005E6C6A" w:rsidRPr="00B311AA">
        <w:rPr>
          <w:rFonts w:ascii="Arial" w:hAnsi="Arial" w:cs="Arial"/>
          <w:color w:val="1A1A1A"/>
          <w:sz w:val="20"/>
          <w:szCs w:val="20"/>
        </w:rPr>
        <w:t xml:space="preserve"> and that warming was unrelated to the nu</w:t>
      </w:r>
      <w:r w:rsidR="00FE6CA2">
        <w:rPr>
          <w:rFonts w:ascii="Arial" w:hAnsi="Arial" w:cs="Arial"/>
          <w:color w:val="1A1A1A"/>
          <w:sz w:val="20"/>
          <w:szCs w:val="20"/>
        </w:rPr>
        <w:t xml:space="preserve">mber of MPAs within ecoregions </w:t>
      </w:r>
      <w:r w:rsidR="00884C34" w:rsidRPr="00B311AA">
        <w:rPr>
          <w:rFonts w:ascii="Arial" w:hAnsi="Arial" w:cs="Arial"/>
          <w:color w:val="1A1A1A"/>
          <w:sz w:val="20"/>
          <w:szCs w:val="20"/>
        </w:rPr>
        <w:t>(</w:t>
      </w:r>
      <w:r w:rsidR="004703C2" w:rsidRPr="00B311AA">
        <w:rPr>
          <w:rFonts w:ascii="Arial" w:hAnsi="Arial" w:cs="Arial"/>
          <w:color w:val="1A1A1A"/>
          <w:sz w:val="20"/>
          <w:szCs w:val="20"/>
        </w:rPr>
        <w:t xml:space="preserve">Fig. </w:t>
      </w:r>
      <w:r w:rsidR="000523BB" w:rsidRPr="00B311AA">
        <w:rPr>
          <w:rFonts w:ascii="Arial" w:hAnsi="Arial" w:cs="Arial"/>
          <w:color w:val="1A1A1A"/>
          <w:sz w:val="20"/>
          <w:szCs w:val="20"/>
        </w:rPr>
        <w:t>SX</w:t>
      </w:r>
      <w:r w:rsidR="00884C34" w:rsidRPr="00B311AA">
        <w:rPr>
          <w:rFonts w:ascii="Arial" w:hAnsi="Arial" w:cs="Arial"/>
          <w:color w:val="1A1A1A"/>
          <w:sz w:val="20"/>
          <w:szCs w:val="20"/>
        </w:rPr>
        <w:t>)</w:t>
      </w:r>
      <w:r w:rsidR="008D742A">
        <w:rPr>
          <w:rFonts w:ascii="Arial" w:hAnsi="Arial" w:cs="Arial"/>
          <w:color w:val="1A1A1A"/>
          <w:sz w:val="20"/>
          <w:szCs w:val="20"/>
        </w:rPr>
        <w:t>, i.e., MPA placement was not focused on ecoregions with lower rates</w:t>
      </w:r>
      <w:r w:rsidR="00884C34" w:rsidRPr="00B311AA">
        <w:rPr>
          <w:rFonts w:ascii="Arial" w:hAnsi="Arial" w:cs="Arial"/>
          <w:color w:val="1A1A1A"/>
          <w:sz w:val="20"/>
          <w:szCs w:val="20"/>
        </w:rPr>
        <w:t>.</w:t>
      </w:r>
      <w:r w:rsidR="00884C34">
        <w:rPr>
          <w:rFonts w:ascii="Arial" w:hAnsi="Arial" w:cs="Arial"/>
          <w:color w:val="1A1A1A"/>
          <w:sz w:val="20"/>
          <w:szCs w:val="20"/>
        </w:rPr>
        <w:t xml:space="preserve"> </w:t>
      </w:r>
    </w:p>
    <w:p w14:paraId="63F28C3E" w14:textId="77777777" w:rsidR="008D742A" w:rsidRDefault="00B666BC" w:rsidP="00D3756C">
      <w:pPr>
        <w:widowControl w:val="0"/>
        <w:autoSpaceDE w:val="0"/>
        <w:autoSpaceDN w:val="0"/>
        <w:adjustRightInd w:val="0"/>
        <w:spacing w:line="480" w:lineRule="auto"/>
        <w:ind w:firstLine="720"/>
        <w:rPr>
          <w:rFonts w:ascii="Arial" w:hAnsi="Arial" w:cs="Arial"/>
          <w:color w:val="1A1A1A"/>
          <w:sz w:val="20"/>
          <w:szCs w:val="20"/>
        </w:rPr>
      </w:pPr>
      <w:r>
        <w:rPr>
          <w:rFonts w:ascii="Arial" w:hAnsi="Arial" w:cs="Arial"/>
          <w:color w:val="1A1A1A"/>
          <w:sz w:val="20"/>
          <w:szCs w:val="20"/>
        </w:rPr>
        <w:t xml:space="preserve">Warming rates are </w:t>
      </w:r>
      <w:r w:rsidR="00884C34">
        <w:rPr>
          <w:rFonts w:ascii="Arial" w:hAnsi="Arial" w:cs="Arial"/>
          <w:color w:val="1A1A1A"/>
          <w:sz w:val="20"/>
          <w:szCs w:val="20"/>
        </w:rPr>
        <w:t xml:space="preserve">projected to be relatively modest in </w:t>
      </w:r>
      <w:r w:rsidR="00A63788">
        <w:rPr>
          <w:rFonts w:ascii="Arial" w:hAnsi="Arial" w:cs="Arial"/>
          <w:color w:val="1A1A1A"/>
          <w:sz w:val="20"/>
          <w:szCs w:val="20"/>
        </w:rPr>
        <w:t>some</w:t>
      </w:r>
      <w:r w:rsidR="009143B5">
        <w:rPr>
          <w:rFonts w:ascii="Arial" w:hAnsi="Arial" w:cs="Arial"/>
          <w:color w:val="1A1A1A"/>
          <w:sz w:val="20"/>
          <w:szCs w:val="20"/>
        </w:rPr>
        <w:t xml:space="preserve"> ecoregions, including</w:t>
      </w:r>
      <w:r w:rsidR="00DD7C60">
        <w:rPr>
          <w:rFonts w:ascii="Arial" w:hAnsi="Arial" w:cs="Arial"/>
          <w:color w:val="1A1A1A"/>
          <w:sz w:val="20"/>
          <w:szCs w:val="20"/>
        </w:rPr>
        <w:t xml:space="preserve"> </w:t>
      </w:r>
      <w:r w:rsidR="008232A3">
        <w:rPr>
          <w:rFonts w:ascii="Arial" w:hAnsi="Arial" w:cs="Arial"/>
          <w:color w:val="1A1A1A"/>
          <w:sz w:val="20"/>
          <w:szCs w:val="20"/>
        </w:rPr>
        <w:t xml:space="preserve">the Hawaiian </w:t>
      </w:r>
      <w:r w:rsidR="00DD7C60">
        <w:rPr>
          <w:rFonts w:ascii="Arial" w:hAnsi="Arial" w:cs="Arial"/>
          <w:color w:val="1A1A1A"/>
          <w:sz w:val="20"/>
          <w:szCs w:val="20"/>
        </w:rPr>
        <w:t>and Rapa-Pitca</w:t>
      </w:r>
      <w:r w:rsidR="009143B5">
        <w:rPr>
          <w:rFonts w:ascii="Arial" w:hAnsi="Arial" w:cs="Arial"/>
          <w:color w:val="1A1A1A"/>
          <w:sz w:val="20"/>
          <w:szCs w:val="20"/>
        </w:rPr>
        <w:t>i</w:t>
      </w:r>
      <w:r w:rsidR="00DD7C60">
        <w:rPr>
          <w:rFonts w:ascii="Arial" w:hAnsi="Arial" w:cs="Arial"/>
          <w:color w:val="1A1A1A"/>
          <w:sz w:val="20"/>
          <w:szCs w:val="20"/>
        </w:rPr>
        <w:t>rn</w:t>
      </w:r>
      <w:r w:rsidR="008232A3">
        <w:rPr>
          <w:rFonts w:ascii="Arial" w:hAnsi="Arial" w:cs="Arial"/>
          <w:color w:val="1A1A1A"/>
          <w:sz w:val="20"/>
          <w:szCs w:val="20"/>
        </w:rPr>
        <w:t xml:space="preserve"> island groups</w:t>
      </w:r>
      <w:r w:rsidR="00884C34">
        <w:rPr>
          <w:rFonts w:ascii="Arial" w:hAnsi="Arial" w:cs="Arial"/>
          <w:color w:val="1A1A1A"/>
          <w:sz w:val="20"/>
          <w:szCs w:val="20"/>
        </w:rPr>
        <w:t xml:space="preserve">, and more </w:t>
      </w:r>
      <w:r w:rsidR="00221028">
        <w:rPr>
          <w:rFonts w:ascii="Arial" w:hAnsi="Arial" w:cs="Arial"/>
          <w:color w:val="1A1A1A"/>
          <w:sz w:val="20"/>
          <w:szCs w:val="20"/>
        </w:rPr>
        <w:t>rapid</w:t>
      </w:r>
      <w:r w:rsidR="00884C34">
        <w:rPr>
          <w:rFonts w:ascii="Arial" w:hAnsi="Arial" w:cs="Arial"/>
          <w:color w:val="1A1A1A"/>
          <w:sz w:val="20"/>
          <w:szCs w:val="20"/>
        </w:rPr>
        <w:t xml:space="preserve"> in others</w:t>
      </w:r>
      <w:r w:rsidR="009143B5">
        <w:rPr>
          <w:rFonts w:ascii="Arial" w:hAnsi="Arial" w:cs="Arial"/>
          <w:color w:val="1A1A1A"/>
          <w:sz w:val="20"/>
          <w:szCs w:val="20"/>
        </w:rPr>
        <w:t>, such as the</w:t>
      </w:r>
      <w:r w:rsidR="00A63788">
        <w:rPr>
          <w:rFonts w:ascii="Arial" w:hAnsi="Arial" w:cs="Arial"/>
          <w:color w:val="1A1A1A"/>
          <w:sz w:val="20"/>
          <w:szCs w:val="20"/>
        </w:rPr>
        <w:t xml:space="preserve"> Gulf of Maine and the </w:t>
      </w:r>
      <w:r>
        <w:rPr>
          <w:rFonts w:ascii="Arial" w:hAnsi="Arial" w:cs="Arial"/>
          <w:color w:val="1A1A1A"/>
          <w:sz w:val="20"/>
          <w:szCs w:val="20"/>
        </w:rPr>
        <w:t xml:space="preserve">Galapagos </w:t>
      </w:r>
      <w:r w:rsidR="009143B5">
        <w:rPr>
          <w:rFonts w:ascii="Arial" w:hAnsi="Arial" w:cs="Arial"/>
          <w:color w:val="1A1A1A"/>
          <w:sz w:val="20"/>
          <w:szCs w:val="20"/>
        </w:rPr>
        <w:t>I</w:t>
      </w:r>
      <w:r>
        <w:rPr>
          <w:rFonts w:ascii="Arial" w:hAnsi="Arial" w:cs="Arial"/>
          <w:color w:val="1A1A1A"/>
          <w:sz w:val="20"/>
          <w:szCs w:val="20"/>
        </w:rPr>
        <w:t>slands</w:t>
      </w:r>
      <w:ins w:id="5" w:author="Richard Aronson" w:date="2017-03-17T10:48:00Z">
        <w:r w:rsidR="00EB2CC1">
          <w:rPr>
            <w:rFonts w:ascii="Arial" w:hAnsi="Arial" w:cs="Arial"/>
            <w:color w:val="1A1A1A"/>
            <w:sz w:val="20"/>
            <w:szCs w:val="20"/>
          </w:rPr>
          <w:t>,</w:t>
        </w:r>
      </w:ins>
      <w:r w:rsidR="00221028">
        <w:rPr>
          <w:rFonts w:ascii="Arial" w:hAnsi="Arial" w:cs="Arial"/>
          <w:color w:val="1A1A1A"/>
          <w:sz w:val="20"/>
          <w:szCs w:val="20"/>
        </w:rPr>
        <w:t xml:space="preserve"> where </w:t>
      </w:r>
      <w:r w:rsidR="008D742A">
        <w:rPr>
          <w:rFonts w:ascii="Arial" w:hAnsi="Arial" w:cs="Arial"/>
          <w:color w:val="1A1A1A"/>
          <w:sz w:val="20"/>
          <w:szCs w:val="20"/>
        </w:rPr>
        <w:t>mean</w:t>
      </w:r>
      <w:r w:rsidR="00943F30">
        <w:rPr>
          <w:rFonts w:ascii="Arial" w:hAnsi="Arial" w:cs="Arial"/>
          <w:color w:val="1A1A1A"/>
          <w:sz w:val="20"/>
          <w:szCs w:val="20"/>
        </w:rPr>
        <w:t xml:space="preserve"> SST is predict</w:t>
      </w:r>
      <w:ins w:id="6" w:author="Richard Aronson" w:date="2017-03-17T10:48:00Z">
        <w:r w:rsidR="00EB2CC1">
          <w:rPr>
            <w:rFonts w:ascii="Arial" w:hAnsi="Arial" w:cs="Arial"/>
            <w:color w:val="1A1A1A"/>
            <w:sz w:val="20"/>
            <w:szCs w:val="20"/>
          </w:rPr>
          <w:t>e</w:t>
        </w:r>
      </w:ins>
      <w:r w:rsidR="00943F30">
        <w:rPr>
          <w:rFonts w:ascii="Arial" w:hAnsi="Arial" w:cs="Arial"/>
          <w:color w:val="1A1A1A"/>
          <w:sz w:val="20"/>
          <w:szCs w:val="20"/>
        </w:rPr>
        <w:t xml:space="preserve">d to </w:t>
      </w:r>
      <w:proofErr w:type="spellStart"/>
      <w:r w:rsidR="00943F30">
        <w:rPr>
          <w:rFonts w:ascii="Arial" w:hAnsi="Arial" w:cs="Arial"/>
          <w:color w:val="1A1A1A"/>
          <w:sz w:val="20"/>
          <w:szCs w:val="20"/>
        </w:rPr>
        <w:t>increased</w:t>
      </w:r>
      <w:proofErr w:type="spellEnd"/>
      <w:r w:rsidR="00943F30">
        <w:rPr>
          <w:rFonts w:ascii="Arial" w:hAnsi="Arial" w:cs="Arial"/>
          <w:color w:val="1A1A1A"/>
          <w:sz w:val="20"/>
          <w:szCs w:val="20"/>
        </w:rPr>
        <w:t xml:space="preserve"> by </w:t>
      </w:r>
      <w:r w:rsidR="00943F30" w:rsidRPr="00B009AF">
        <w:rPr>
          <w:rFonts w:ascii="Arial" w:hAnsi="Arial" w:cs="Arial"/>
          <w:color w:val="1A1A1A"/>
          <w:sz w:val="20"/>
          <w:szCs w:val="20"/>
          <w:highlight w:val="yellow"/>
        </w:rPr>
        <w:t>X and X</w:t>
      </w:r>
      <w:r w:rsidR="00221028">
        <w:rPr>
          <w:rFonts w:ascii="Arial" w:hAnsi="Arial" w:cs="Arial"/>
          <w:color w:val="1A1A1A"/>
          <w:sz w:val="20"/>
          <w:szCs w:val="20"/>
        </w:rPr>
        <w:t>, respectively</w:t>
      </w:r>
      <w:r w:rsidR="00943F30">
        <w:rPr>
          <w:rFonts w:ascii="Arial" w:hAnsi="Arial" w:cs="Arial"/>
          <w:color w:val="1A1A1A"/>
          <w:sz w:val="20"/>
          <w:szCs w:val="20"/>
        </w:rPr>
        <w:t xml:space="preserve"> (by 2100 under RCP 8.5)</w:t>
      </w:r>
      <w:r w:rsidR="00884C34">
        <w:rPr>
          <w:rFonts w:ascii="Arial" w:hAnsi="Arial" w:cs="Arial"/>
          <w:color w:val="1A1A1A"/>
          <w:sz w:val="20"/>
          <w:szCs w:val="20"/>
        </w:rPr>
        <w:t xml:space="preserve">. </w:t>
      </w:r>
      <w:r w:rsidR="008232A3">
        <w:rPr>
          <w:rFonts w:ascii="Arial" w:hAnsi="Arial" w:cs="Arial"/>
          <w:color w:val="1A1A1A"/>
          <w:sz w:val="20"/>
          <w:szCs w:val="20"/>
        </w:rPr>
        <w:t xml:space="preserve">However, the </w:t>
      </w:r>
      <w:r w:rsidR="008D742A">
        <w:rPr>
          <w:rFonts w:ascii="Arial" w:hAnsi="Arial" w:cs="Arial"/>
          <w:color w:val="1A1A1A"/>
          <w:sz w:val="20"/>
          <w:szCs w:val="20"/>
        </w:rPr>
        <w:t xml:space="preserve">substantial variation in the </w:t>
      </w:r>
      <w:r w:rsidR="001A10D9">
        <w:rPr>
          <w:rFonts w:ascii="Arial" w:hAnsi="Arial" w:cs="Arial"/>
          <w:color w:val="1A1A1A"/>
          <w:sz w:val="20"/>
          <w:szCs w:val="20"/>
        </w:rPr>
        <w:t xml:space="preserve">inherent </w:t>
      </w:r>
      <w:r w:rsidR="004956AB">
        <w:rPr>
          <w:rFonts w:ascii="Arial" w:hAnsi="Arial" w:cs="Arial"/>
          <w:color w:val="1A1A1A"/>
          <w:sz w:val="20"/>
          <w:szCs w:val="20"/>
        </w:rPr>
        <w:t xml:space="preserve">thermal </w:t>
      </w:r>
      <w:r w:rsidR="001A10D9">
        <w:rPr>
          <w:rFonts w:ascii="Arial" w:hAnsi="Arial" w:cs="Arial"/>
          <w:color w:val="1A1A1A"/>
          <w:sz w:val="20"/>
          <w:szCs w:val="20"/>
        </w:rPr>
        <w:t xml:space="preserve">sensitivity of </w:t>
      </w:r>
      <w:r w:rsidR="008232A3">
        <w:rPr>
          <w:rFonts w:ascii="Arial" w:hAnsi="Arial" w:cs="Arial"/>
          <w:color w:val="1A1A1A"/>
          <w:sz w:val="20"/>
          <w:szCs w:val="20"/>
        </w:rPr>
        <w:t>constituent species among ecoregions</w:t>
      </w:r>
      <w:r w:rsidR="008D742A">
        <w:rPr>
          <w:rFonts w:ascii="Arial" w:hAnsi="Arial" w:cs="Arial"/>
          <w:color w:val="1A1A1A"/>
          <w:sz w:val="20"/>
          <w:szCs w:val="20"/>
        </w:rPr>
        <w:t xml:space="preserve"> (i.e., thermal bias</w:t>
      </w:r>
      <w:r w:rsidR="008D742A" w:rsidRPr="000F1386">
        <w:rPr>
          <w:rFonts w:ascii="Arial" w:hAnsi="Arial" w:cs="Arial"/>
          <w:sz w:val="20"/>
          <w:szCs w:val="20"/>
        </w:rPr>
        <w:fldChar w:fldCharType="begin" w:fldLock="1"/>
      </w:r>
      <w:r w:rsidR="008D742A">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8D742A" w:rsidRPr="000F1386">
        <w:rPr>
          <w:rFonts w:ascii="Arial" w:hAnsi="Arial" w:cs="Arial"/>
          <w:sz w:val="20"/>
          <w:szCs w:val="20"/>
        </w:rPr>
        <w:fldChar w:fldCharType="separate"/>
      </w:r>
      <w:r w:rsidR="008D742A" w:rsidRPr="00DA676B">
        <w:rPr>
          <w:rFonts w:ascii="Arial" w:hAnsi="Arial" w:cs="Arial"/>
          <w:noProof/>
          <w:sz w:val="20"/>
          <w:vertAlign w:val="superscript"/>
        </w:rPr>
        <w:t>2</w:t>
      </w:r>
      <w:r w:rsidR="008D742A" w:rsidRPr="000F1386">
        <w:rPr>
          <w:rFonts w:ascii="Arial" w:hAnsi="Arial" w:cs="Arial"/>
          <w:sz w:val="20"/>
          <w:szCs w:val="20"/>
        </w:rPr>
        <w:fldChar w:fldCharType="end"/>
      </w:r>
      <w:r w:rsidR="008D742A">
        <w:rPr>
          <w:rFonts w:ascii="Arial" w:hAnsi="Arial" w:cs="Arial"/>
          <w:color w:val="1A1A1A"/>
          <w:sz w:val="20"/>
          <w:szCs w:val="20"/>
        </w:rPr>
        <w:t>), complicates</w:t>
      </w:r>
      <w:r w:rsidR="008232A3">
        <w:rPr>
          <w:rFonts w:ascii="Arial" w:hAnsi="Arial" w:cs="Arial"/>
          <w:color w:val="1A1A1A"/>
          <w:sz w:val="20"/>
          <w:szCs w:val="20"/>
        </w:rPr>
        <w:t xml:space="preserve"> predictions </w:t>
      </w:r>
      <w:r w:rsidR="008D742A">
        <w:rPr>
          <w:rFonts w:ascii="Arial" w:hAnsi="Arial" w:cs="Arial"/>
          <w:color w:val="1A1A1A"/>
          <w:sz w:val="20"/>
          <w:szCs w:val="20"/>
        </w:rPr>
        <w:t xml:space="preserve">and comparison </w:t>
      </w:r>
      <w:r w:rsidR="008232A3">
        <w:rPr>
          <w:rFonts w:ascii="Arial" w:hAnsi="Arial" w:cs="Arial"/>
          <w:color w:val="1A1A1A"/>
          <w:sz w:val="20"/>
          <w:szCs w:val="20"/>
        </w:rPr>
        <w:t xml:space="preserve">of </w:t>
      </w:r>
      <w:r w:rsidR="008D742A">
        <w:rPr>
          <w:rFonts w:ascii="Arial" w:hAnsi="Arial" w:cs="Arial"/>
          <w:color w:val="1A1A1A"/>
          <w:sz w:val="20"/>
          <w:szCs w:val="20"/>
        </w:rPr>
        <w:t xml:space="preserve">regional and </w:t>
      </w:r>
      <w:r w:rsidR="008232A3">
        <w:rPr>
          <w:rFonts w:ascii="Arial" w:hAnsi="Arial" w:cs="Arial"/>
          <w:color w:val="1A1A1A"/>
          <w:sz w:val="20"/>
          <w:szCs w:val="20"/>
        </w:rPr>
        <w:t xml:space="preserve">local warming </w:t>
      </w:r>
      <w:r w:rsidR="00FE6CA2">
        <w:rPr>
          <w:rFonts w:ascii="Arial" w:hAnsi="Arial" w:cs="Arial"/>
          <w:color w:val="1A1A1A"/>
          <w:sz w:val="20"/>
          <w:szCs w:val="20"/>
        </w:rPr>
        <w:t>impacts</w:t>
      </w:r>
      <w:r w:rsidR="008232A3">
        <w:rPr>
          <w:rFonts w:ascii="Arial" w:hAnsi="Arial" w:cs="Arial"/>
          <w:color w:val="1A1A1A"/>
          <w:sz w:val="20"/>
          <w:szCs w:val="20"/>
        </w:rPr>
        <w:t>.</w:t>
      </w:r>
      <w:r w:rsidR="001A10D9">
        <w:rPr>
          <w:rFonts w:ascii="Arial" w:hAnsi="Arial" w:cs="Arial"/>
          <w:color w:val="1A1A1A"/>
          <w:sz w:val="20"/>
          <w:szCs w:val="20"/>
        </w:rPr>
        <w:t xml:space="preserve"> </w:t>
      </w:r>
      <w:r w:rsidR="002C4277">
        <w:rPr>
          <w:rFonts w:ascii="Arial" w:hAnsi="Arial" w:cs="Arial"/>
          <w:color w:val="1A1A1A"/>
          <w:sz w:val="20"/>
          <w:szCs w:val="20"/>
        </w:rPr>
        <w:t>Th</w:t>
      </w:r>
      <w:r w:rsidR="003B320A">
        <w:rPr>
          <w:rFonts w:ascii="Arial" w:hAnsi="Arial" w:cs="Arial"/>
          <w:color w:val="1A1A1A"/>
          <w:sz w:val="20"/>
          <w:szCs w:val="20"/>
        </w:rPr>
        <w:t xml:space="preserve">e margin between what a species can tolerate and local </w:t>
      </w:r>
      <w:r w:rsidR="008232A3" w:rsidRPr="008D742A">
        <w:rPr>
          <w:rFonts w:ascii="Arial" w:hAnsi="Arial" w:cs="Arial"/>
          <w:color w:val="1A1A1A"/>
          <w:sz w:val="20"/>
          <w:szCs w:val="20"/>
        </w:rPr>
        <w:t>maximum</w:t>
      </w:r>
      <w:r w:rsidR="008232A3">
        <w:rPr>
          <w:rFonts w:ascii="Arial" w:hAnsi="Arial" w:cs="Arial"/>
          <w:color w:val="1A1A1A"/>
          <w:sz w:val="20"/>
          <w:szCs w:val="20"/>
        </w:rPr>
        <w:t xml:space="preserve"> </w:t>
      </w:r>
      <w:r w:rsidR="003B320A">
        <w:rPr>
          <w:rFonts w:ascii="Arial" w:hAnsi="Arial" w:cs="Arial"/>
          <w:color w:val="1A1A1A"/>
          <w:sz w:val="20"/>
          <w:szCs w:val="20"/>
        </w:rPr>
        <w:t>temperatures, averaged across all species in a community</w:t>
      </w:r>
      <w:r w:rsidR="008232A3">
        <w:rPr>
          <w:rFonts w:ascii="Arial" w:hAnsi="Arial" w:cs="Arial"/>
          <w:color w:val="1A1A1A"/>
          <w:sz w:val="20"/>
          <w:szCs w:val="20"/>
        </w:rPr>
        <w:t>,</w:t>
      </w:r>
      <w:r w:rsidR="003B320A">
        <w:rPr>
          <w:rFonts w:ascii="Arial" w:hAnsi="Arial" w:cs="Arial"/>
          <w:color w:val="1A1A1A"/>
          <w:sz w:val="20"/>
          <w:szCs w:val="20"/>
        </w:rPr>
        <w:t xml:space="preserve"> </w:t>
      </w:r>
      <w:r w:rsidR="008232A3">
        <w:rPr>
          <w:rFonts w:ascii="Arial" w:hAnsi="Arial" w:cs="Arial"/>
          <w:color w:val="1A1A1A"/>
          <w:sz w:val="20"/>
          <w:szCs w:val="20"/>
        </w:rPr>
        <w:t>is</w:t>
      </w:r>
      <w:r w:rsidR="003B320A">
        <w:rPr>
          <w:rFonts w:ascii="Arial" w:hAnsi="Arial" w:cs="Arial"/>
          <w:color w:val="1A1A1A"/>
          <w:sz w:val="20"/>
          <w:szCs w:val="20"/>
        </w:rPr>
        <w:t xml:space="preserve"> </w:t>
      </w:r>
      <w:r w:rsidR="008232A3">
        <w:rPr>
          <w:rFonts w:ascii="Arial" w:hAnsi="Arial" w:cs="Arial"/>
          <w:color w:val="1A1A1A"/>
          <w:sz w:val="20"/>
          <w:szCs w:val="20"/>
        </w:rPr>
        <w:t>the</w:t>
      </w:r>
      <w:r w:rsidR="002C4277">
        <w:rPr>
          <w:rFonts w:ascii="Arial" w:hAnsi="Arial" w:cs="Arial"/>
          <w:color w:val="1A1A1A"/>
          <w:sz w:val="20"/>
          <w:szCs w:val="20"/>
        </w:rPr>
        <w:t xml:space="preserve"> “Community Mean Warming Buffer”</w:t>
      </w:r>
      <w:r w:rsidR="008D742A" w:rsidRPr="000F1386">
        <w:rPr>
          <w:rFonts w:ascii="Arial" w:hAnsi="Arial" w:cs="Arial"/>
          <w:sz w:val="20"/>
          <w:szCs w:val="20"/>
        </w:rPr>
        <w:fldChar w:fldCharType="begin" w:fldLock="1"/>
      </w:r>
      <w:r w:rsidR="008D742A">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8D742A" w:rsidRPr="000F1386">
        <w:rPr>
          <w:rFonts w:ascii="Arial" w:hAnsi="Arial" w:cs="Arial"/>
          <w:sz w:val="20"/>
          <w:szCs w:val="20"/>
        </w:rPr>
        <w:fldChar w:fldCharType="separate"/>
      </w:r>
      <w:r w:rsidR="008D742A" w:rsidRPr="00DA676B">
        <w:rPr>
          <w:rFonts w:ascii="Arial" w:hAnsi="Arial" w:cs="Arial"/>
          <w:noProof/>
          <w:sz w:val="20"/>
          <w:vertAlign w:val="superscript"/>
        </w:rPr>
        <w:t>2</w:t>
      </w:r>
      <w:r w:rsidR="008D742A" w:rsidRPr="000F1386">
        <w:rPr>
          <w:rFonts w:ascii="Arial" w:hAnsi="Arial" w:cs="Arial"/>
          <w:sz w:val="20"/>
          <w:szCs w:val="20"/>
        </w:rPr>
        <w:fldChar w:fldCharType="end"/>
      </w:r>
      <w:r w:rsidR="002C4277">
        <w:rPr>
          <w:rFonts w:ascii="Arial" w:hAnsi="Arial" w:cs="Arial"/>
          <w:color w:val="1A1A1A"/>
          <w:sz w:val="20"/>
          <w:szCs w:val="20"/>
        </w:rPr>
        <w:t xml:space="preserve"> (CMWB, Fig. 3</w:t>
      </w:r>
      <w:r w:rsidR="001504D2">
        <w:rPr>
          <w:rFonts w:ascii="Arial" w:hAnsi="Arial" w:cs="Arial"/>
          <w:color w:val="1A1A1A"/>
          <w:sz w:val="20"/>
          <w:szCs w:val="20"/>
        </w:rPr>
        <w:t>B</w:t>
      </w:r>
      <w:r w:rsidR="002C4277">
        <w:rPr>
          <w:rFonts w:ascii="Arial" w:hAnsi="Arial" w:cs="Arial"/>
          <w:color w:val="1A1A1A"/>
          <w:sz w:val="20"/>
          <w:szCs w:val="20"/>
        </w:rPr>
        <w:t>)</w:t>
      </w:r>
      <w:r w:rsidR="003B320A">
        <w:rPr>
          <w:rFonts w:ascii="Arial" w:hAnsi="Arial" w:cs="Arial"/>
          <w:color w:val="1A1A1A"/>
          <w:sz w:val="20"/>
          <w:szCs w:val="20"/>
        </w:rPr>
        <w:t xml:space="preserve">. CMWB </w:t>
      </w:r>
      <w:r w:rsidR="002C4277">
        <w:rPr>
          <w:rFonts w:ascii="Arial" w:hAnsi="Arial" w:cs="Arial"/>
          <w:color w:val="1A1A1A"/>
          <w:sz w:val="20"/>
          <w:szCs w:val="20"/>
        </w:rPr>
        <w:t xml:space="preserve">in some ecoregions is greater than </w:t>
      </w:r>
      <w:r w:rsidR="002C4277" w:rsidRPr="008D742A">
        <w:rPr>
          <w:rFonts w:ascii="Arial" w:hAnsi="Arial" w:cs="Arial"/>
          <w:color w:val="1A1A1A"/>
          <w:sz w:val="20"/>
          <w:szCs w:val="20"/>
          <w:highlight w:val="yellow"/>
        </w:rPr>
        <w:t>5</w:t>
      </w:r>
      <w:r w:rsidR="006578D5" w:rsidRPr="008D742A">
        <w:rPr>
          <w:rFonts w:ascii="Arial" w:hAnsi="Arial" w:cs="Arial"/>
          <w:color w:val="1A1A1A"/>
          <w:sz w:val="20"/>
          <w:szCs w:val="20"/>
          <w:highlight w:val="yellow"/>
        </w:rPr>
        <w:t>°</w:t>
      </w:r>
      <w:r w:rsidR="002C4277" w:rsidRPr="008D742A">
        <w:rPr>
          <w:rFonts w:ascii="Arial" w:hAnsi="Arial" w:cs="Arial"/>
          <w:color w:val="1A1A1A"/>
          <w:sz w:val="20"/>
          <w:szCs w:val="20"/>
          <w:highlight w:val="yellow"/>
        </w:rPr>
        <w:t>C</w:t>
      </w:r>
      <w:r w:rsidR="002C4277">
        <w:rPr>
          <w:rFonts w:ascii="Arial" w:hAnsi="Arial" w:cs="Arial"/>
          <w:color w:val="1A1A1A"/>
          <w:sz w:val="20"/>
          <w:szCs w:val="20"/>
        </w:rPr>
        <w:t>, meaning</w:t>
      </w:r>
      <w:ins w:id="7" w:author="Richard Aronson" w:date="2017-03-17T10:48:00Z">
        <w:r w:rsidR="00EB2CC1">
          <w:rPr>
            <w:rFonts w:ascii="Arial" w:hAnsi="Arial" w:cs="Arial"/>
            <w:color w:val="1A1A1A"/>
            <w:sz w:val="20"/>
            <w:szCs w:val="20"/>
          </w:rPr>
          <w:t xml:space="preserve"> that</w:t>
        </w:r>
      </w:ins>
      <w:r w:rsidR="002C4277">
        <w:rPr>
          <w:rFonts w:ascii="Arial" w:hAnsi="Arial" w:cs="Arial"/>
          <w:color w:val="1A1A1A"/>
          <w:sz w:val="20"/>
          <w:szCs w:val="20"/>
        </w:rPr>
        <w:t xml:space="preserve"> maximum summertime temperatures would have to increase that much to exceed the </w:t>
      </w:r>
      <w:r w:rsidR="0019364D">
        <w:rPr>
          <w:rFonts w:ascii="Arial" w:hAnsi="Arial" w:cs="Arial"/>
          <w:color w:val="1A1A1A"/>
          <w:sz w:val="20"/>
          <w:szCs w:val="20"/>
        </w:rPr>
        <w:t>e</w:t>
      </w:r>
      <w:r w:rsidR="002C4277">
        <w:rPr>
          <w:rFonts w:ascii="Arial" w:hAnsi="Arial" w:cs="Arial"/>
          <w:color w:val="1A1A1A"/>
          <w:sz w:val="20"/>
          <w:szCs w:val="20"/>
        </w:rPr>
        <w:t xml:space="preserve">stimated tolerance </w:t>
      </w:r>
      <w:r w:rsidR="0019364D">
        <w:rPr>
          <w:rFonts w:ascii="Arial" w:hAnsi="Arial" w:cs="Arial"/>
          <w:color w:val="1A1A1A"/>
          <w:sz w:val="20"/>
          <w:szCs w:val="20"/>
        </w:rPr>
        <w:t>for the average</w:t>
      </w:r>
      <w:r w:rsidR="002C4277">
        <w:rPr>
          <w:rFonts w:ascii="Arial" w:hAnsi="Arial" w:cs="Arial"/>
          <w:color w:val="1A1A1A"/>
          <w:sz w:val="20"/>
          <w:szCs w:val="20"/>
        </w:rPr>
        <w:t xml:space="preserve"> </w:t>
      </w:r>
      <w:r w:rsidR="00F27E3F">
        <w:rPr>
          <w:rFonts w:ascii="Arial" w:hAnsi="Arial" w:cs="Arial"/>
          <w:color w:val="1A1A1A"/>
          <w:sz w:val="20"/>
          <w:szCs w:val="20"/>
        </w:rPr>
        <w:t xml:space="preserve">species within the </w:t>
      </w:r>
      <w:r w:rsidR="002C4277">
        <w:rPr>
          <w:rFonts w:ascii="Arial" w:hAnsi="Arial" w:cs="Arial"/>
          <w:color w:val="1A1A1A"/>
          <w:sz w:val="20"/>
          <w:szCs w:val="20"/>
        </w:rPr>
        <w:t>community</w:t>
      </w:r>
      <w:r w:rsidR="0019364D">
        <w:rPr>
          <w:rFonts w:ascii="Arial" w:hAnsi="Arial" w:cs="Arial"/>
          <w:color w:val="1A1A1A"/>
          <w:sz w:val="20"/>
          <w:szCs w:val="20"/>
        </w:rPr>
        <w:t>.</w:t>
      </w:r>
      <w:r w:rsidR="002C4277">
        <w:rPr>
          <w:rFonts w:ascii="Arial" w:hAnsi="Arial" w:cs="Arial"/>
          <w:color w:val="1A1A1A"/>
          <w:sz w:val="20"/>
          <w:szCs w:val="20"/>
        </w:rPr>
        <w:t xml:space="preserve"> By combining the CMWB and </w:t>
      </w:r>
      <w:r w:rsidR="00D75F3A">
        <w:rPr>
          <w:rFonts w:ascii="Arial" w:hAnsi="Arial" w:cs="Arial"/>
          <w:color w:val="1A1A1A"/>
          <w:sz w:val="20"/>
          <w:szCs w:val="20"/>
        </w:rPr>
        <w:t xml:space="preserve">the </w:t>
      </w:r>
      <w:r w:rsidR="002C4277">
        <w:rPr>
          <w:rFonts w:ascii="Arial" w:hAnsi="Arial" w:cs="Arial"/>
          <w:color w:val="1A1A1A"/>
          <w:sz w:val="20"/>
          <w:szCs w:val="20"/>
        </w:rPr>
        <w:t>predicted</w:t>
      </w:r>
      <w:r w:rsidR="0019364D">
        <w:rPr>
          <w:rFonts w:ascii="Arial" w:hAnsi="Arial" w:cs="Arial"/>
          <w:color w:val="1A1A1A"/>
          <w:sz w:val="20"/>
          <w:szCs w:val="20"/>
        </w:rPr>
        <w:t xml:space="preserve"> </w:t>
      </w:r>
      <w:r w:rsidR="002C4277">
        <w:rPr>
          <w:rFonts w:ascii="Arial" w:hAnsi="Arial" w:cs="Arial"/>
          <w:color w:val="1A1A1A"/>
          <w:sz w:val="20"/>
          <w:szCs w:val="20"/>
        </w:rPr>
        <w:t xml:space="preserve">increase </w:t>
      </w:r>
      <w:r w:rsidR="00B678FC">
        <w:rPr>
          <w:rFonts w:ascii="Arial" w:hAnsi="Arial" w:cs="Arial"/>
          <w:color w:val="1A1A1A"/>
          <w:sz w:val="20"/>
          <w:szCs w:val="20"/>
        </w:rPr>
        <w:t xml:space="preserve">in </w:t>
      </w:r>
      <w:r w:rsidR="00B678FC" w:rsidRPr="008D742A">
        <w:rPr>
          <w:rFonts w:ascii="Arial" w:hAnsi="Arial" w:cs="Arial"/>
          <w:color w:val="1A1A1A"/>
          <w:sz w:val="20"/>
          <w:szCs w:val="20"/>
        </w:rPr>
        <w:t>maximum</w:t>
      </w:r>
      <w:r w:rsidR="00B678FC">
        <w:rPr>
          <w:rFonts w:ascii="Arial" w:hAnsi="Arial" w:cs="Arial"/>
          <w:color w:val="1A1A1A"/>
          <w:sz w:val="20"/>
          <w:szCs w:val="20"/>
        </w:rPr>
        <w:t xml:space="preserve"> SST (Fig. </w:t>
      </w:r>
      <w:r w:rsidR="008D742A">
        <w:rPr>
          <w:rFonts w:ascii="Arial" w:hAnsi="Arial" w:cs="Arial"/>
          <w:color w:val="1A1A1A"/>
          <w:sz w:val="20"/>
          <w:szCs w:val="20"/>
        </w:rPr>
        <w:t>2</w:t>
      </w:r>
      <w:r w:rsidR="00B678FC">
        <w:rPr>
          <w:rFonts w:ascii="Arial" w:hAnsi="Arial" w:cs="Arial"/>
          <w:color w:val="1A1A1A"/>
          <w:sz w:val="20"/>
          <w:szCs w:val="20"/>
        </w:rPr>
        <w:t>B</w:t>
      </w:r>
      <w:r w:rsidR="002C4277">
        <w:rPr>
          <w:rFonts w:ascii="Arial" w:hAnsi="Arial" w:cs="Arial"/>
          <w:color w:val="1A1A1A"/>
          <w:sz w:val="20"/>
          <w:szCs w:val="20"/>
        </w:rPr>
        <w:t>) we estimated what proport</w:t>
      </w:r>
      <w:r w:rsidR="0088081E">
        <w:rPr>
          <w:rFonts w:ascii="Arial" w:hAnsi="Arial" w:cs="Arial"/>
          <w:color w:val="1A1A1A"/>
          <w:sz w:val="20"/>
          <w:szCs w:val="20"/>
        </w:rPr>
        <w:t xml:space="preserve">ion of </w:t>
      </w:r>
      <w:r w:rsidR="0088081E" w:rsidRPr="008D742A">
        <w:rPr>
          <w:rFonts w:ascii="Arial" w:hAnsi="Arial" w:cs="Arial"/>
          <w:color w:val="1A1A1A"/>
          <w:sz w:val="20"/>
          <w:szCs w:val="20"/>
          <w:highlight w:val="yellow"/>
        </w:rPr>
        <w:t>tropical and temperate</w:t>
      </w:r>
      <w:r w:rsidR="0088081E">
        <w:rPr>
          <w:rFonts w:ascii="Arial" w:hAnsi="Arial" w:cs="Arial"/>
          <w:color w:val="1A1A1A"/>
          <w:sz w:val="20"/>
          <w:szCs w:val="20"/>
        </w:rPr>
        <w:t xml:space="preserve"> ecoregions </w:t>
      </w:r>
      <w:r w:rsidR="002C4277">
        <w:rPr>
          <w:rFonts w:ascii="Arial" w:hAnsi="Arial" w:cs="Arial"/>
          <w:color w:val="1A1A1A"/>
          <w:sz w:val="20"/>
          <w:szCs w:val="20"/>
        </w:rPr>
        <w:t xml:space="preserve">would exceed their mean thermal tolerance assuming </w:t>
      </w:r>
      <w:r w:rsidR="003B320A">
        <w:rPr>
          <w:rFonts w:ascii="Arial" w:hAnsi="Arial" w:cs="Arial"/>
          <w:color w:val="1A1A1A"/>
          <w:sz w:val="20"/>
          <w:szCs w:val="20"/>
        </w:rPr>
        <w:t xml:space="preserve">physiological adjustment </w:t>
      </w:r>
      <w:r w:rsidR="00D75F3A">
        <w:rPr>
          <w:rFonts w:ascii="Arial" w:hAnsi="Arial" w:cs="Arial"/>
          <w:color w:val="1A1A1A"/>
          <w:sz w:val="20"/>
          <w:szCs w:val="20"/>
        </w:rPr>
        <w:t xml:space="preserve">(i.e., acclimatization) </w:t>
      </w:r>
      <w:r w:rsidR="003B320A">
        <w:rPr>
          <w:rFonts w:ascii="Arial" w:hAnsi="Arial" w:cs="Arial"/>
          <w:color w:val="1A1A1A"/>
          <w:sz w:val="20"/>
          <w:szCs w:val="20"/>
        </w:rPr>
        <w:t xml:space="preserve">or </w:t>
      </w:r>
      <w:r w:rsidR="0069242C">
        <w:rPr>
          <w:rFonts w:ascii="Arial" w:hAnsi="Arial" w:cs="Arial"/>
          <w:color w:val="1A1A1A"/>
          <w:sz w:val="20"/>
          <w:szCs w:val="20"/>
        </w:rPr>
        <w:t xml:space="preserve">adaptation of 2 </w:t>
      </w:r>
      <w:r w:rsidR="00FE5C1E" w:rsidRPr="00395005">
        <w:rPr>
          <w:rFonts w:ascii="Arial" w:hAnsi="Arial" w:cs="Arial"/>
          <w:color w:val="1A1A1A"/>
          <w:sz w:val="20"/>
          <w:szCs w:val="20"/>
        </w:rPr>
        <w:t>°C</w:t>
      </w:r>
      <w:r w:rsidR="002C4277">
        <w:rPr>
          <w:rFonts w:ascii="Arial" w:hAnsi="Arial" w:cs="Arial"/>
          <w:color w:val="1A1A1A"/>
          <w:sz w:val="20"/>
          <w:szCs w:val="20"/>
        </w:rPr>
        <w:t xml:space="preserve">. </w:t>
      </w:r>
      <w:r w:rsidR="00E6490C">
        <w:rPr>
          <w:rFonts w:ascii="Arial" w:hAnsi="Arial" w:cs="Arial"/>
          <w:color w:val="1A1A1A"/>
          <w:sz w:val="20"/>
          <w:szCs w:val="20"/>
        </w:rPr>
        <w:t>Temperate</w:t>
      </w:r>
      <w:r w:rsidR="002C4277">
        <w:rPr>
          <w:rFonts w:ascii="Arial" w:hAnsi="Arial" w:cs="Arial"/>
          <w:color w:val="1A1A1A"/>
          <w:sz w:val="20"/>
          <w:szCs w:val="20"/>
        </w:rPr>
        <w:t xml:space="preserve"> ecoregions </w:t>
      </w:r>
      <w:r w:rsidR="00FE5C1E">
        <w:rPr>
          <w:rFonts w:ascii="Arial" w:hAnsi="Arial" w:cs="Arial"/>
          <w:color w:val="1A1A1A"/>
          <w:sz w:val="20"/>
          <w:szCs w:val="20"/>
        </w:rPr>
        <w:t xml:space="preserve">have a </w:t>
      </w:r>
      <w:r w:rsidR="00E6490C">
        <w:rPr>
          <w:rFonts w:ascii="Arial" w:hAnsi="Arial" w:cs="Arial"/>
          <w:color w:val="1A1A1A"/>
          <w:sz w:val="20"/>
          <w:szCs w:val="20"/>
        </w:rPr>
        <w:t>slightly larger buffer but are</w:t>
      </w:r>
      <w:r w:rsidR="00FE5C1E">
        <w:rPr>
          <w:rFonts w:ascii="Arial" w:hAnsi="Arial" w:cs="Arial"/>
          <w:color w:val="1A1A1A"/>
          <w:sz w:val="20"/>
          <w:szCs w:val="20"/>
        </w:rPr>
        <w:t xml:space="preserve"> predicted </w:t>
      </w:r>
      <w:r w:rsidR="00E6490C">
        <w:rPr>
          <w:rFonts w:ascii="Arial" w:hAnsi="Arial" w:cs="Arial"/>
          <w:color w:val="1A1A1A"/>
          <w:sz w:val="20"/>
          <w:szCs w:val="20"/>
        </w:rPr>
        <w:t>to warm more</w:t>
      </w:r>
      <w:commentRangeStart w:id="8"/>
      <w:r w:rsidR="00E6490C">
        <w:rPr>
          <w:rFonts w:ascii="Arial" w:hAnsi="Arial" w:cs="Arial"/>
          <w:color w:val="1A1A1A"/>
          <w:sz w:val="20"/>
          <w:szCs w:val="20"/>
        </w:rPr>
        <w:t xml:space="preserve">, thus a greater proportion </w:t>
      </w:r>
      <w:r w:rsidR="0007419A">
        <w:rPr>
          <w:rFonts w:ascii="Arial" w:hAnsi="Arial" w:cs="Arial"/>
          <w:color w:val="1A1A1A"/>
          <w:sz w:val="20"/>
          <w:szCs w:val="20"/>
        </w:rPr>
        <w:t>(</w:t>
      </w:r>
      <w:r w:rsidR="0007419A" w:rsidRPr="008D742A">
        <w:rPr>
          <w:rFonts w:ascii="Arial" w:hAnsi="Arial" w:cs="Arial"/>
          <w:color w:val="1A1A1A"/>
          <w:sz w:val="20"/>
          <w:szCs w:val="20"/>
          <w:highlight w:val="yellow"/>
        </w:rPr>
        <w:t>Table S2</w:t>
      </w:r>
      <w:r w:rsidR="0007419A">
        <w:rPr>
          <w:rFonts w:ascii="Arial" w:hAnsi="Arial" w:cs="Arial"/>
          <w:color w:val="1A1A1A"/>
          <w:sz w:val="20"/>
          <w:szCs w:val="20"/>
        </w:rPr>
        <w:t xml:space="preserve">) </w:t>
      </w:r>
      <w:r w:rsidR="00E6490C">
        <w:rPr>
          <w:rFonts w:ascii="Arial" w:hAnsi="Arial" w:cs="Arial"/>
          <w:color w:val="1A1A1A"/>
          <w:sz w:val="20"/>
          <w:szCs w:val="20"/>
        </w:rPr>
        <w:t>of temperate MPAs</w:t>
      </w:r>
      <w:r w:rsidR="0007419A">
        <w:rPr>
          <w:rFonts w:ascii="Arial" w:hAnsi="Arial" w:cs="Arial"/>
          <w:color w:val="1A1A1A"/>
          <w:sz w:val="20"/>
          <w:szCs w:val="20"/>
        </w:rPr>
        <w:t xml:space="preserve"> cross the mean tolerance threshold</w:t>
      </w:r>
      <w:r w:rsidR="0069242C">
        <w:rPr>
          <w:rFonts w:ascii="Arial" w:hAnsi="Arial" w:cs="Arial"/>
          <w:color w:val="1A1A1A"/>
          <w:sz w:val="20"/>
          <w:szCs w:val="20"/>
        </w:rPr>
        <w:t xml:space="preserve">s </w:t>
      </w:r>
      <w:r w:rsidR="0007419A">
        <w:rPr>
          <w:rFonts w:ascii="Arial" w:hAnsi="Arial" w:cs="Arial"/>
          <w:color w:val="1A1A1A"/>
          <w:sz w:val="20"/>
          <w:szCs w:val="20"/>
        </w:rPr>
        <w:t xml:space="preserve">(Fig. </w:t>
      </w:r>
      <w:r w:rsidR="008D742A">
        <w:rPr>
          <w:rFonts w:ascii="Arial" w:hAnsi="Arial" w:cs="Arial"/>
          <w:color w:val="1A1A1A"/>
          <w:sz w:val="20"/>
          <w:szCs w:val="20"/>
        </w:rPr>
        <w:t>2</w:t>
      </w:r>
      <w:r w:rsidR="0007419A">
        <w:rPr>
          <w:rFonts w:ascii="Arial" w:hAnsi="Arial" w:cs="Arial"/>
          <w:color w:val="1A1A1A"/>
          <w:sz w:val="20"/>
          <w:szCs w:val="20"/>
        </w:rPr>
        <w:t>B)</w:t>
      </w:r>
      <w:commentRangeEnd w:id="8"/>
      <w:r w:rsidR="00EB2CC1">
        <w:rPr>
          <w:rStyle w:val="CommentReference"/>
        </w:rPr>
        <w:commentReference w:id="8"/>
      </w:r>
      <w:r w:rsidR="0007419A">
        <w:rPr>
          <w:rFonts w:ascii="Arial" w:hAnsi="Arial" w:cs="Arial"/>
          <w:color w:val="1A1A1A"/>
          <w:sz w:val="20"/>
          <w:szCs w:val="20"/>
        </w:rPr>
        <w:t xml:space="preserve">. Even optimistically assuming </w:t>
      </w:r>
      <w:r w:rsidR="003F6768">
        <w:rPr>
          <w:rFonts w:ascii="Arial" w:hAnsi="Arial" w:cs="Arial"/>
          <w:color w:val="1A1A1A"/>
          <w:sz w:val="20"/>
          <w:szCs w:val="20"/>
        </w:rPr>
        <w:t xml:space="preserve">the </w:t>
      </w:r>
      <w:r w:rsidR="0007419A">
        <w:rPr>
          <w:rFonts w:ascii="Arial" w:hAnsi="Arial" w:cs="Arial"/>
          <w:color w:val="1A1A1A"/>
          <w:sz w:val="20"/>
          <w:szCs w:val="20"/>
        </w:rPr>
        <w:t xml:space="preserve">average inhabitant </w:t>
      </w:r>
      <w:r w:rsidR="00C7703B">
        <w:rPr>
          <w:rFonts w:ascii="Arial" w:hAnsi="Arial" w:cs="Arial"/>
          <w:color w:val="1A1A1A"/>
          <w:sz w:val="20"/>
          <w:szCs w:val="20"/>
        </w:rPr>
        <w:t xml:space="preserve">can </w:t>
      </w:r>
      <w:r w:rsidR="003F6768">
        <w:rPr>
          <w:rFonts w:ascii="Arial" w:hAnsi="Arial" w:cs="Arial"/>
          <w:color w:val="1A1A1A"/>
          <w:sz w:val="20"/>
          <w:szCs w:val="20"/>
        </w:rPr>
        <w:t xml:space="preserve">adapt to warming of </w:t>
      </w:r>
      <w:r w:rsidR="0007419A">
        <w:rPr>
          <w:rFonts w:ascii="Arial" w:hAnsi="Arial" w:cs="Arial"/>
          <w:color w:val="1A1A1A"/>
          <w:sz w:val="20"/>
          <w:szCs w:val="20"/>
        </w:rPr>
        <w:t>2</w:t>
      </w:r>
      <w:r w:rsidR="0069242C">
        <w:rPr>
          <w:rFonts w:ascii="Arial" w:hAnsi="Arial" w:cs="Arial"/>
          <w:color w:val="1A1A1A"/>
          <w:sz w:val="20"/>
          <w:szCs w:val="20"/>
        </w:rPr>
        <w:t xml:space="preserve"> </w:t>
      </w:r>
      <w:r w:rsidR="0007419A" w:rsidRPr="00395005">
        <w:rPr>
          <w:rFonts w:ascii="Arial" w:hAnsi="Arial" w:cs="Arial"/>
          <w:color w:val="1A1A1A"/>
          <w:sz w:val="20"/>
          <w:szCs w:val="20"/>
        </w:rPr>
        <w:t>°C</w:t>
      </w:r>
      <w:r w:rsidR="00EF741F">
        <w:rPr>
          <w:rFonts w:ascii="Arial" w:hAnsi="Arial" w:cs="Arial"/>
          <w:color w:val="1A1A1A"/>
          <w:sz w:val="20"/>
          <w:szCs w:val="20"/>
        </w:rPr>
        <w:t xml:space="preserve"> </w:t>
      </w:r>
      <w:r w:rsidR="006578D5">
        <w:rPr>
          <w:rFonts w:ascii="Arial" w:hAnsi="Arial" w:cs="Arial"/>
          <w:color w:val="1A1A1A"/>
          <w:sz w:val="20"/>
          <w:szCs w:val="20"/>
        </w:rPr>
        <w:t>(</w:t>
      </w:r>
      <w:r w:rsidR="00EF741F">
        <w:rPr>
          <w:rFonts w:ascii="Arial" w:hAnsi="Arial" w:cs="Arial"/>
          <w:color w:val="1A1A1A"/>
          <w:sz w:val="20"/>
          <w:szCs w:val="20"/>
        </w:rPr>
        <w:t>which effectively shifts the buffer so that a great</w:t>
      </w:r>
      <w:r w:rsidR="006578D5">
        <w:rPr>
          <w:rFonts w:ascii="Arial" w:hAnsi="Arial" w:cs="Arial"/>
          <w:color w:val="1A1A1A"/>
          <w:sz w:val="20"/>
          <w:szCs w:val="20"/>
        </w:rPr>
        <w:t>er rate of warming is tolerated)</w:t>
      </w:r>
      <w:r w:rsidR="00F27E3F">
        <w:rPr>
          <w:rFonts w:ascii="Arial" w:hAnsi="Arial" w:cs="Arial"/>
          <w:color w:val="1A1A1A"/>
          <w:sz w:val="20"/>
          <w:szCs w:val="20"/>
        </w:rPr>
        <w:t>,</w:t>
      </w:r>
      <w:r w:rsidR="0007419A">
        <w:rPr>
          <w:rFonts w:ascii="Arial" w:hAnsi="Arial" w:cs="Arial"/>
          <w:color w:val="1A1A1A"/>
          <w:sz w:val="20"/>
          <w:szCs w:val="20"/>
        </w:rPr>
        <w:t xml:space="preserve"> </w:t>
      </w:r>
      <w:r w:rsidR="0069242C" w:rsidRPr="008D742A">
        <w:rPr>
          <w:rFonts w:ascii="Arial" w:hAnsi="Arial" w:cs="Arial"/>
          <w:color w:val="1A1A1A"/>
          <w:sz w:val="20"/>
          <w:szCs w:val="20"/>
          <w:highlight w:val="yellow"/>
        </w:rPr>
        <w:t>xx</w:t>
      </w:r>
      <w:r w:rsidR="00B83BAA">
        <w:rPr>
          <w:rFonts w:ascii="Arial" w:hAnsi="Arial" w:cs="Arial"/>
          <w:color w:val="1A1A1A"/>
          <w:sz w:val="20"/>
          <w:szCs w:val="20"/>
        </w:rPr>
        <w:t>%</w:t>
      </w:r>
      <w:r w:rsidR="0069242C">
        <w:rPr>
          <w:rFonts w:ascii="Arial" w:hAnsi="Arial" w:cs="Arial"/>
          <w:color w:val="1A1A1A"/>
          <w:sz w:val="20"/>
          <w:szCs w:val="20"/>
        </w:rPr>
        <w:t xml:space="preserve"> </w:t>
      </w:r>
      <w:r w:rsidR="00B83BAA">
        <w:rPr>
          <w:rFonts w:ascii="Arial" w:hAnsi="Arial" w:cs="Arial"/>
          <w:color w:val="1A1A1A"/>
          <w:sz w:val="20"/>
          <w:szCs w:val="20"/>
        </w:rPr>
        <w:t>of temperate ecoregions</w:t>
      </w:r>
      <w:r w:rsidR="0007419A">
        <w:rPr>
          <w:rFonts w:ascii="Arial" w:hAnsi="Arial" w:cs="Arial"/>
          <w:color w:val="1A1A1A"/>
          <w:sz w:val="20"/>
          <w:szCs w:val="20"/>
        </w:rPr>
        <w:t xml:space="preserve"> </w:t>
      </w:r>
      <w:r w:rsidR="00141A62">
        <w:rPr>
          <w:rFonts w:ascii="Arial" w:hAnsi="Arial" w:cs="Arial"/>
          <w:color w:val="1A1A1A"/>
          <w:sz w:val="20"/>
          <w:szCs w:val="20"/>
        </w:rPr>
        <w:t xml:space="preserve">still </w:t>
      </w:r>
      <w:r w:rsidR="0007419A">
        <w:rPr>
          <w:rFonts w:ascii="Arial" w:hAnsi="Arial" w:cs="Arial"/>
          <w:color w:val="1A1A1A"/>
          <w:sz w:val="20"/>
          <w:szCs w:val="20"/>
        </w:rPr>
        <w:t xml:space="preserve">exceed the threshold. </w:t>
      </w:r>
    </w:p>
    <w:p w14:paraId="47659FFB" w14:textId="4FF1FAD8" w:rsidR="00CD10C9" w:rsidRPr="00D3756C" w:rsidRDefault="0007419A" w:rsidP="00D3756C">
      <w:pPr>
        <w:widowControl w:val="0"/>
        <w:autoSpaceDE w:val="0"/>
        <w:autoSpaceDN w:val="0"/>
        <w:adjustRightInd w:val="0"/>
        <w:spacing w:line="480" w:lineRule="auto"/>
        <w:ind w:firstLine="720"/>
        <w:rPr>
          <w:rFonts w:ascii="Arial" w:hAnsi="Arial" w:cs="Arial"/>
          <w:b/>
          <w:sz w:val="20"/>
          <w:szCs w:val="20"/>
        </w:rPr>
      </w:pPr>
      <w:r>
        <w:rPr>
          <w:rFonts w:ascii="Arial" w:hAnsi="Arial" w:cs="Arial"/>
          <w:color w:val="1A1A1A"/>
          <w:sz w:val="20"/>
          <w:szCs w:val="20"/>
        </w:rPr>
        <w:t>Communities in these ecoregions would likely lose a su</w:t>
      </w:r>
      <w:r w:rsidR="000E54B5">
        <w:rPr>
          <w:rFonts w:ascii="Arial" w:hAnsi="Arial" w:cs="Arial"/>
          <w:color w:val="1A1A1A"/>
          <w:sz w:val="20"/>
          <w:szCs w:val="20"/>
        </w:rPr>
        <w:t>b</w:t>
      </w:r>
      <w:r>
        <w:rPr>
          <w:rFonts w:ascii="Arial" w:hAnsi="Arial" w:cs="Arial"/>
          <w:color w:val="1A1A1A"/>
          <w:sz w:val="20"/>
          <w:szCs w:val="20"/>
        </w:rPr>
        <w:t xml:space="preserve">stantial proportion of </w:t>
      </w:r>
      <w:proofErr w:type="spellStart"/>
      <w:r w:rsidR="00FA61BE">
        <w:rPr>
          <w:rFonts w:ascii="Arial" w:hAnsi="Arial" w:cs="Arial"/>
          <w:color w:val="1A1A1A"/>
          <w:sz w:val="20"/>
          <w:szCs w:val="20"/>
        </w:rPr>
        <w:t>of</w:t>
      </w:r>
      <w:proofErr w:type="spellEnd"/>
      <w:r w:rsidR="00FA61BE">
        <w:rPr>
          <w:rFonts w:ascii="Arial" w:hAnsi="Arial" w:cs="Arial"/>
          <w:color w:val="1A1A1A"/>
          <w:sz w:val="20"/>
          <w:szCs w:val="20"/>
        </w:rPr>
        <w:t xml:space="preserve"> their resident </w:t>
      </w:r>
      <w:r>
        <w:rPr>
          <w:rFonts w:ascii="Arial" w:hAnsi="Arial" w:cs="Arial"/>
          <w:color w:val="1A1A1A"/>
          <w:sz w:val="20"/>
          <w:szCs w:val="20"/>
        </w:rPr>
        <w:t>s</w:t>
      </w:r>
      <w:r w:rsidR="000E54B5">
        <w:rPr>
          <w:rFonts w:ascii="Arial" w:hAnsi="Arial" w:cs="Arial"/>
          <w:color w:val="1A1A1A"/>
          <w:sz w:val="20"/>
          <w:szCs w:val="20"/>
        </w:rPr>
        <w:t>pecies</w:t>
      </w:r>
      <w:r w:rsidR="00F13EF5">
        <w:rPr>
          <w:rFonts w:ascii="Arial" w:hAnsi="Arial" w:cs="Arial"/>
          <w:color w:val="1A1A1A"/>
          <w:sz w:val="20"/>
          <w:szCs w:val="20"/>
        </w:rPr>
        <w:t>,</w:t>
      </w:r>
      <w:r w:rsidR="000E54B5">
        <w:rPr>
          <w:rFonts w:ascii="Arial" w:hAnsi="Arial" w:cs="Arial"/>
          <w:color w:val="1A1A1A"/>
          <w:sz w:val="20"/>
          <w:szCs w:val="20"/>
        </w:rPr>
        <w:t xml:space="preserve"> </w:t>
      </w:r>
      <w:r w:rsidR="00FA61BE">
        <w:rPr>
          <w:rFonts w:ascii="Arial" w:hAnsi="Arial" w:cs="Arial"/>
          <w:color w:val="1A1A1A"/>
          <w:sz w:val="20"/>
          <w:szCs w:val="20"/>
        </w:rPr>
        <w:t xml:space="preserve">whereas </w:t>
      </w:r>
      <w:r w:rsidR="000E54B5">
        <w:rPr>
          <w:rFonts w:ascii="Arial" w:hAnsi="Arial" w:cs="Arial"/>
          <w:color w:val="1A1A1A"/>
          <w:sz w:val="20"/>
          <w:szCs w:val="20"/>
        </w:rPr>
        <w:t xml:space="preserve">new species </w:t>
      </w:r>
      <w:r w:rsidR="00FA61BE">
        <w:rPr>
          <w:rFonts w:ascii="Arial" w:hAnsi="Arial" w:cs="Arial"/>
          <w:color w:val="1A1A1A"/>
          <w:sz w:val="20"/>
          <w:szCs w:val="20"/>
        </w:rPr>
        <w:t xml:space="preserve">will </w:t>
      </w:r>
      <w:r w:rsidR="0072494C">
        <w:rPr>
          <w:rFonts w:ascii="Arial" w:hAnsi="Arial" w:cs="Arial"/>
          <w:color w:val="1A1A1A"/>
          <w:sz w:val="20"/>
          <w:szCs w:val="20"/>
        </w:rPr>
        <w:t xml:space="preserve">presumably colonize </w:t>
      </w:r>
      <w:r w:rsidR="00147153" w:rsidRPr="000F1386">
        <w:rPr>
          <w:rFonts w:ascii="Arial" w:hAnsi="Arial" w:cs="Arial"/>
          <w:sz w:val="20"/>
          <w:szCs w:val="20"/>
        </w:rPr>
        <w:t>as populations track the geographic movement of their thermal niche</w:t>
      </w:r>
      <w:r w:rsidR="00FA61BE">
        <w:rPr>
          <w:rFonts w:ascii="Arial" w:hAnsi="Arial" w:cs="Arial"/>
          <w:sz w:val="20"/>
          <w:szCs w:val="20"/>
        </w:rPr>
        <w:t>s</w:t>
      </w:r>
      <w:r w:rsidR="00147153" w:rsidRPr="000F1386">
        <w:rPr>
          <w:rFonts w:ascii="Arial" w:hAnsi="Arial" w:cs="Arial"/>
          <w:sz w:val="20"/>
          <w:szCs w:val="20"/>
        </w:rPr>
        <w:t xml:space="preserve"> by shifting their ranges</w:t>
      </w:r>
      <w:r w:rsidR="0072494C">
        <w:rPr>
          <w:rFonts w:ascii="Arial" w:hAnsi="Arial" w:cs="Arial"/>
          <w:sz w:val="20"/>
          <w:szCs w:val="20"/>
        </w:rPr>
        <w:t>, generally to higher latitudes</w:t>
      </w:r>
      <w:r w:rsidR="00147153" w:rsidRPr="000F1386">
        <w:rPr>
          <w:rFonts w:ascii="Arial" w:hAnsi="Arial" w:cs="Arial"/>
          <w:sz w:val="20"/>
          <w:szCs w:val="20"/>
        </w:rPr>
        <w:t xml:space="preserve">. </w:t>
      </w:r>
      <w:r w:rsidR="00147153">
        <w:rPr>
          <w:rFonts w:ascii="Arial" w:hAnsi="Arial" w:cs="Arial"/>
          <w:sz w:val="20"/>
          <w:szCs w:val="20"/>
        </w:rPr>
        <w:t>Such compositional shifts of temperate communities began at least two decades ago in some locations</w:t>
      </w:r>
      <w:r w:rsidR="00147153">
        <w:rPr>
          <w:rFonts w:ascii="Arial" w:hAnsi="Arial" w:cs="Arial"/>
          <w:sz w:val="20"/>
          <w:szCs w:val="20"/>
        </w:rPr>
        <w:fldChar w:fldCharType="begin" w:fldLock="1"/>
      </w:r>
      <w:r w:rsidR="00DA676B">
        <w:rPr>
          <w:rFonts w:ascii="Arial" w:hAnsi="Arial" w:cs="Arial"/>
          <w:sz w:val="20"/>
          <w:szCs w:val="20"/>
        </w:rPr>
        <w:instrText>ADDIN CSL_CITATION { "citationID" : "4oFv5btR", "citationItems" : [ { "id" : "ITEM-1", "itemData" : { "author" : [ { "dropping-particle" : "", "family" : "Barry", "given" : "J.P.", "non-dropping-particle" : "", "parse-names" : false, "suffix" : "" }, { "dropping-particle" : "", "family" : "Baxter", "given" : "C.H.", "non-dropping-particle" : "", "parse-names" : false, "suffix" : "" }, { "dropping-particle" : "", "family" : "Sagarin", "given" : "R.D.", "non-dropping-particle" : "", "parse-names" : false, "suffix" : "" }, { "dropping-particle" : "", "family" : "Gilman", "given" : "S.E.", "non-dropping-particle" : "", "parse-names" : false, "suffix" : "" } ], "container-title" : "Science", "id" : "ITEM-1", "issued" : { "date-parts" : [ [ "1995" ] ] }, "page" : "672-675", "title" : "Climate-related, long-term faunal changes in a california rocky intertidal community", "type" : "article-journal", "volume" : "267" }, "uri" : [ "http://zotero.org/users/1013952/items/8DJIZMQZ" ], "uris" : [ "http://zotero.org/users/1013952/items/8DJIZMQZ", "http://www.mendeley.com/documents/?uuid=28538216-7884-4c9a-a465-443c6aa19292" ] } ], "mendeley" : { "formattedCitation" : "&lt;sup&gt;14&lt;/sup&gt;", "plainTextFormattedCitation" : "14", "previouslyFormattedCitation" : "&lt;sup&gt;14&lt;/sup&gt;" }, "properties" : { "formattedCitation" : "{\\rtf \\super 15\\nosupersub{}}", "noteIndex" : 0, "plainCitation" : "15" }, "schema" : "https://github.com/citation-style-language/schema/raw/master/csl-citation.json" }</w:instrText>
      </w:r>
      <w:r w:rsidR="00147153">
        <w:rPr>
          <w:rFonts w:ascii="Arial" w:hAnsi="Arial" w:cs="Arial"/>
          <w:sz w:val="20"/>
          <w:szCs w:val="20"/>
        </w:rPr>
        <w:fldChar w:fldCharType="separate"/>
      </w:r>
      <w:r w:rsidR="00DA676B" w:rsidRPr="00DA676B">
        <w:rPr>
          <w:rFonts w:ascii="Arial" w:eastAsia="Times New Roman" w:hAnsi="Arial" w:cs="Arial"/>
          <w:noProof/>
          <w:sz w:val="20"/>
          <w:vertAlign w:val="superscript"/>
        </w:rPr>
        <w:t>14</w:t>
      </w:r>
      <w:r w:rsidR="00147153">
        <w:rPr>
          <w:rFonts w:ascii="Arial" w:hAnsi="Arial" w:cs="Arial"/>
          <w:sz w:val="20"/>
          <w:szCs w:val="20"/>
        </w:rPr>
        <w:fldChar w:fldCharType="end"/>
      </w:r>
      <w:r w:rsidR="00147153">
        <w:rPr>
          <w:rFonts w:ascii="Arial" w:hAnsi="Arial" w:cs="Arial"/>
          <w:sz w:val="20"/>
          <w:szCs w:val="20"/>
        </w:rPr>
        <w:t xml:space="preserve"> and are now common</w:t>
      </w:r>
      <w:r w:rsidR="00147153">
        <w:rPr>
          <w:rFonts w:ascii="Arial" w:hAnsi="Arial" w:cs="Arial"/>
          <w:sz w:val="20"/>
          <w:szCs w:val="20"/>
        </w:rPr>
        <w:fldChar w:fldCharType="begin" w:fldLock="1"/>
      </w:r>
      <w:r w:rsidR="001F30AF">
        <w:rPr>
          <w:rFonts w:ascii="Arial" w:hAnsi="Arial" w:cs="Arial"/>
          <w:sz w:val="20"/>
          <w:szCs w:val="20"/>
        </w:rPr>
        <w:instrText>ADDIN CSL_CITATION { "citationID" : "2h53dr60p4", "citationItems" : [ { "id" : "ITEM-1", "itemData" : { "DOI" : "10.1126/science.aad8745", "abstract" : "Ecosystems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face.Science, this issue p. 169Ecosystem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 "title" : "Climate-driven regime shift of a temperate marine ecosystem", "type" : "article-journal", "volume" : "353" }, "uri" : [ "http://zotero.org/users/1013952/items/BBW2U3SN" ], "uris" : [ "http://zotero.org/users/1013952/items/BBW2U3SN", "http://www.mendeley.com/documents/?uuid=7eab1e29-731d-4383-870a-8b1ad3f86f42" ] }, { "id" : "ITEM-2",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"type" : "article-journal", "volume" : "3" }, "uris" : [ "http://www.mendeley.com/documents/?uuid=2571f9f6-b2b5-4985-9392-40c7678b34ca" ] } ], "mendeley" : { "formattedCitation" : "&lt;sup&gt;15,16&lt;/sup&gt;", "plainTextFormattedCitation" : "15,16", "previouslyFormattedCitation" : "&lt;sup&gt;15,16&lt;/sup&gt;" }, "properties" : { "formattedCitation" : "{\\rtf \\super 16\\nosupersub{}}", "noteIndex" : 0, "plainCitation" : "16" }, "schema" : "https://github.com/citation-style-language/schema/raw/master/csl-citation.json" }</w:instrText>
      </w:r>
      <w:r w:rsidR="00147153">
        <w:rPr>
          <w:rFonts w:ascii="Arial" w:hAnsi="Arial" w:cs="Arial"/>
          <w:sz w:val="20"/>
          <w:szCs w:val="20"/>
        </w:rPr>
        <w:fldChar w:fldCharType="separate"/>
      </w:r>
      <w:r w:rsidR="001F30AF" w:rsidRPr="001F30AF">
        <w:rPr>
          <w:rFonts w:ascii="Arial" w:eastAsia="Times New Roman" w:hAnsi="Arial" w:cs="Arial"/>
          <w:noProof/>
          <w:sz w:val="20"/>
          <w:vertAlign w:val="superscript"/>
        </w:rPr>
        <w:t>15,16</w:t>
      </w:r>
      <w:r w:rsidR="00147153">
        <w:rPr>
          <w:rFonts w:ascii="Arial" w:hAnsi="Arial" w:cs="Arial"/>
          <w:sz w:val="20"/>
          <w:szCs w:val="20"/>
        </w:rPr>
        <w:fldChar w:fldCharType="end"/>
      </w:r>
      <w:r w:rsidR="00147153">
        <w:rPr>
          <w:rFonts w:ascii="Arial" w:hAnsi="Arial" w:cs="Arial"/>
          <w:sz w:val="20"/>
          <w:szCs w:val="20"/>
        </w:rPr>
        <w:t xml:space="preserve">. </w:t>
      </w:r>
      <w:r w:rsidR="00F13EF5">
        <w:rPr>
          <w:rFonts w:ascii="Arial" w:hAnsi="Arial" w:cs="Arial"/>
          <w:sz w:val="20"/>
          <w:szCs w:val="20"/>
        </w:rPr>
        <w:t xml:space="preserve">In contrast, as tropical communities cross </w:t>
      </w:r>
      <w:r w:rsidR="00802BC2">
        <w:rPr>
          <w:rFonts w:ascii="Arial" w:hAnsi="Arial" w:cs="Arial"/>
          <w:sz w:val="20"/>
          <w:szCs w:val="20"/>
        </w:rPr>
        <w:t>their thermal</w:t>
      </w:r>
      <w:r w:rsidR="00F13EF5">
        <w:rPr>
          <w:rFonts w:ascii="Arial" w:hAnsi="Arial" w:cs="Arial"/>
          <w:sz w:val="20"/>
          <w:szCs w:val="20"/>
        </w:rPr>
        <w:t xml:space="preserve"> thresholds, the primary outcome will be </w:t>
      </w:r>
      <w:r w:rsidR="00B27063">
        <w:rPr>
          <w:rFonts w:ascii="Arial" w:hAnsi="Arial" w:cs="Arial"/>
          <w:sz w:val="20"/>
          <w:szCs w:val="20"/>
        </w:rPr>
        <w:t>biodiversity</w:t>
      </w:r>
      <w:r w:rsidR="00F13EF5">
        <w:rPr>
          <w:rFonts w:ascii="Arial" w:hAnsi="Arial" w:cs="Arial"/>
          <w:sz w:val="20"/>
          <w:szCs w:val="20"/>
        </w:rPr>
        <w:t xml:space="preserve"> loss, as there are no climate</w:t>
      </w:r>
      <w:r w:rsidR="006743F3">
        <w:rPr>
          <w:rFonts w:ascii="Arial" w:hAnsi="Arial" w:cs="Arial"/>
          <w:sz w:val="20"/>
          <w:szCs w:val="20"/>
        </w:rPr>
        <w:t>-</w:t>
      </w:r>
      <w:r w:rsidR="00F13EF5">
        <w:rPr>
          <w:rFonts w:ascii="Arial" w:hAnsi="Arial" w:cs="Arial"/>
          <w:sz w:val="20"/>
          <w:szCs w:val="20"/>
        </w:rPr>
        <w:t xml:space="preserve">migrants to colonize from warmer regions. </w:t>
      </w:r>
      <w:proofErr w:type="gramStart"/>
      <w:r w:rsidR="002C4277" w:rsidRPr="00EE364E">
        <w:rPr>
          <w:rFonts w:ascii="Arial" w:hAnsi="Arial" w:cs="Arial"/>
          <w:color w:val="1A1A1A"/>
          <w:sz w:val="20"/>
          <w:szCs w:val="20"/>
        </w:rPr>
        <w:t>Thus</w:t>
      </w:r>
      <w:proofErr w:type="gramEnd"/>
      <w:r w:rsidR="002C4277" w:rsidRPr="00EE364E">
        <w:rPr>
          <w:rFonts w:ascii="Arial" w:hAnsi="Arial" w:cs="Arial"/>
          <w:color w:val="1A1A1A"/>
          <w:sz w:val="20"/>
          <w:szCs w:val="20"/>
        </w:rPr>
        <w:t xml:space="preserve"> ocean warming will have </w:t>
      </w:r>
      <w:r w:rsidR="002C4277" w:rsidRPr="00EE364E">
        <w:rPr>
          <w:rFonts w:ascii="Arial" w:hAnsi="Arial" w:cs="Arial"/>
          <w:color w:val="1A1A1A"/>
          <w:sz w:val="20"/>
          <w:szCs w:val="20"/>
        </w:rPr>
        <w:lastRenderedPageBreak/>
        <w:t xml:space="preserve">fundamentally different impacts on the </w:t>
      </w:r>
      <w:proofErr w:type="spellStart"/>
      <w:r w:rsidR="002C4277" w:rsidRPr="00EE364E">
        <w:rPr>
          <w:rFonts w:ascii="Arial" w:hAnsi="Arial" w:cs="Arial"/>
          <w:color w:val="1A1A1A"/>
          <w:sz w:val="20"/>
          <w:szCs w:val="20"/>
        </w:rPr>
        <w:t>biotia</w:t>
      </w:r>
      <w:proofErr w:type="spellEnd"/>
      <w:r w:rsidR="002C4277" w:rsidRPr="00EE364E">
        <w:rPr>
          <w:rFonts w:ascii="Arial" w:hAnsi="Arial" w:cs="Arial"/>
          <w:color w:val="1A1A1A"/>
          <w:sz w:val="20"/>
          <w:szCs w:val="20"/>
        </w:rPr>
        <w:t xml:space="preserve"> currently protected in tropical and temperate </w:t>
      </w:r>
      <w:r w:rsidR="00196138">
        <w:rPr>
          <w:rFonts w:ascii="Arial" w:hAnsi="Arial" w:cs="Arial"/>
          <w:color w:val="1A1A1A"/>
          <w:sz w:val="20"/>
          <w:szCs w:val="20"/>
        </w:rPr>
        <w:t>MPAs</w:t>
      </w:r>
      <w:r w:rsidR="00F27E3F">
        <w:rPr>
          <w:rFonts w:ascii="Arial" w:hAnsi="Arial" w:cs="Arial"/>
          <w:color w:val="1A1A1A"/>
          <w:sz w:val="20"/>
          <w:szCs w:val="20"/>
        </w:rPr>
        <w:t>.</w:t>
      </w:r>
    </w:p>
    <w:p w14:paraId="509CB6FE" w14:textId="33A2D2A7" w:rsidR="00147153" w:rsidRDefault="00CD10C9" w:rsidP="00E217AA">
      <w:pPr>
        <w:widowControl w:val="0"/>
        <w:spacing w:line="480" w:lineRule="auto"/>
        <w:ind w:firstLine="720"/>
        <w:rPr>
          <w:rFonts w:ascii="Arial" w:hAnsi="Arial" w:cs="Arial"/>
          <w:sz w:val="20"/>
          <w:szCs w:val="20"/>
        </w:rPr>
      </w:pPr>
      <w:r w:rsidRPr="000F1386">
        <w:rPr>
          <w:rFonts w:ascii="Arial" w:hAnsi="Arial" w:cs="Arial"/>
          <w:sz w:val="20"/>
          <w:szCs w:val="20"/>
        </w:rPr>
        <w:t xml:space="preserve">Several recent studies have combined projected warming rates, species-specific thermal tolerances, and </w:t>
      </w:r>
      <w:r w:rsidR="00B136F4" w:rsidRPr="000F1386">
        <w:rPr>
          <w:rFonts w:ascii="Arial" w:hAnsi="Arial" w:cs="Arial"/>
          <w:sz w:val="20"/>
          <w:szCs w:val="20"/>
        </w:rPr>
        <w:t>species</w:t>
      </w:r>
      <w:r w:rsidR="00B136F4">
        <w:rPr>
          <w:rFonts w:ascii="Arial" w:hAnsi="Arial" w:cs="Arial"/>
          <w:sz w:val="20"/>
          <w:szCs w:val="20"/>
        </w:rPr>
        <w:t>-</w:t>
      </w:r>
      <w:r w:rsidRPr="000F1386">
        <w:rPr>
          <w:rFonts w:ascii="Arial" w:hAnsi="Arial" w:cs="Arial"/>
          <w:sz w:val="20"/>
          <w:szCs w:val="20"/>
        </w:rPr>
        <w:t xml:space="preserve">distribution and richness patterns to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Pr="000F1386">
        <w:rPr>
          <w:rFonts w:ascii="Arial" w:hAnsi="Arial" w:cs="Arial"/>
          <w:sz w:val="20"/>
          <w:szCs w:val="20"/>
        </w:rPr>
        <w:t>composition globally. For example, Stuart-Smith et al.</w:t>
      </w:r>
      <w:r w:rsidRPr="000F1386">
        <w:rPr>
          <w:rFonts w:ascii="Arial" w:hAnsi="Arial" w:cs="Arial"/>
          <w:sz w:val="20"/>
          <w:szCs w:val="20"/>
        </w:rPr>
        <w:fldChar w:fldCharType="begin" w:fldLock="1"/>
      </w:r>
      <w:r w:rsidR="00DA676B">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Pr="000F1386">
        <w:rPr>
          <w:rFonts w:ascii="Arial" w:hAnsi="Arial" w:cs="Arial"/>
          <w:sz w:val="20"/>
          <w:szCs w:val="20"/>
        </w:rPr>
        <w:fldChar w:fldCharType="separate"/>
      </w:r>
      <w:r w:rsidR="00DA676B" w:rsidRPr="00DA676B">
        <w:rPr>
          <w:rFonts w:ascii="Arial" w:hAnsi="Arial" w:cs="Arial"/>
          <w:noProof/>
          <w:sz w:val="20"/>
          <w:vertAlign w:val="superscript"/>
        </w:rPr>
        <w:t>2</w:t>
      </w:r>
      <w:r w:rsidRPr="000F1386">
        <w:rPr>
          <w:rFonts w:ascii="Arial" w:hAnsi="Arial" w:cs="Arial"/>
          <w:sz w:val="20"/>
          <w:szCs w:val="20"/>
        </w:rPr>
        <w:fldChar w:fldCharType="end"/>
      </w:r>
      <w:r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Pr="000F1386">
        <w:rPr>
          <w:rFonts w:ascii="Arial" w:hAnsi="Arial" w:cs="Arial"/>
          <w:sz w:val="20"/>
          <w:szCs w:val="20"/>
        </w:rPr>
        <w:t xml:space="preserve">that </w:t>
      </w:r>
      <w:r w:rsidR="00147153">
        <w:rPr>
          <w:rFonts w:ascii="Arial" w:hAnsi="Arial" w:cs="Arial"/>
          <w:sz w:val="20"/>
          <w:szCs w:val="20"/>
        </w:rPr>
        <w:t>nearly 100% of extant</w:t>
      </w:r>
      <w:r w:rsidRPr="000F1386">
        <w:rPr>
          <w:rFonts w:ascii="Arial" w:hAnsi="Arial" w:cs="Arial"/>
          <w:sz w:val="20"/>
          <w:szCs w:val="20"/>
        </w:rPr>
        <w:t xml:space="preserve"> species </w:t>
      </w:r>
      <w:r w:rsidR="00FD6A58">
        <w:rPr>
          <w:rFonts w:ascii="Arial" w:hAnsi="Arial" w:cs="Arial"/>
          <w:sz w:val="20"/>
          <w:szCs w:val="20"/>
        </w:rPr>
        <w:t>will</w:t>
      </w:r>
      <w:r w:rsidRPr="000F1386">
        <w:rPr>
          <w:rFonts w:ascii="Arial" w:hAnsi="Arial" w:cs="Arial"/>
          <w:sz w:val="20"/>
          <w:szCs w:val="20"/>
        </w:rPr>
        <w:t xml:space="preserve"> be excluded from tropical </w:t>
      </w:r>
      <w:r w:rsidR="00FD6A58">
        <w:rPr>
          <w:rFonts w:ascii="Arial" w:hAnsi="Arial" w:cs="Arial"/>
          <w:sz w:val="20"/>
          <w:szCs w:val="20"/>
        </w:rPr>
        <w:t>reef</w:t>
      </w:r>
      <w:r w:rsidR="00C7703B">
        <w:rPr>
          <w:rFonts w:ascii="Arial" w:hAnsi="Arial" w:cs="Arial"/>
          <w:sz w:val="20"/>
          <w:szCs w:val="20"/>
        </w:rPr>
        <w:t xml:space="preserve"> communities</w:t>
      </w:r>
      <w:r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Pr="000F1386">
        <w:rPr>
          <w:rFonts w:ascii="Arial" w:hAnsi="Arial" w:cs="Arial"/>
          <w:sz w:val="20"/>
          <w:szCs w:val="20"/>
        </w:rPr>
        <w:t>RCP 8.5</w:t>
      </w:r>
      <w:r>
        <w:rPr>
          <w:rFonts w:ascii="Arial" w:hAnsi="Arial" w:cs="Arial"/>
          <w:sz w:val="20"/>
          <w:szCs w:val="20"/>
        </w:rPr>
        <w:t xml:space="preserve">. </w:t>
      </w:r>
      <w:r w:rsidR="00964186">
        <w:rPr>
          <w:rFonts w:ascii="Arial" w:hAnsi="Arial" w:cs="Arial"/>
          <w:sz w:val="20"/>
          <w:szCs w:val="20"/>
        </w:rPr>
        <w:t>Likew</w:t>
      </w:r>
      <w:r w:rsidRPr="000F1386">
        <w:rPr>
          <w:rFonts w:ascii="Arial" w:hAnsi="Arial" w:cs="Arial"/>
          <w:sz w:val="20"/>
          <w:szCs w:val="20"/>
        </w:rPr>
        <w:t xml:space="preserve">ise, </w:t>
      </w:r>
      <w:proofErr w:type="spellStart"/>
      <w:r w:rsidRPr="000F1386">
        <w:rPr>
          <w:rFonts w:ascii="Arial" w:hAnsi="Arial" w:cs="Arial"/>
          <w:sz w:val="20"/>
          <w:szCs w:val="20"/>
        </w:rPr>
        <w:t>Molinos</w:t>
      </w:r>
      <w:proofErr w:type="spellEnd"/>
      <w:r w:rsidRPr="000F1386">
        <w:rPr>
          <w:rFonts w:ascii="Arial" w:hAnsi="Arial" w:cs="Arial"/>
          <w:sz w:val="20"/>
          <w:szCs w:val="20"/>
        </w:rPr>
        <w:t xml:space="preserve"> et al.</w:t>
      </w:r>
      <w:r w:rsidRPr="000F1386">
        <w:rPr>
          <w:rFonts w:ascii="Arial" w:hAnsi="Arial" w:cs="Arial"/>
          <w:sz w:val="20"/>
          <w:szCs w:val="20"/>
        </w:rPr>
        <w:fldChar w:fldCharType="begin" w:fldLock="1"/>
      </w:r>
      <w:r w:rsidR="00DA676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Pr="000F1386">
        <w:rPr>
          <w:rFonts w:ascii="Arial" w:hAnsi="Arial" w:cs="Arial"/>
          <w:sz w:val="20"/>
          <w:szCs w:val="20"/>
        </w:rPr>
        <w:fldChar w:fldCharType="separate"/>
      </w:r>
      <w:r w:rsidR="00DA676B" w:rsidRPr="00DA676B">
        <w:rPr>
          <w:rFonts w:ascii="Arial" w:hAnsi="Arial" w:cs="Arial"/>
          <w:noProof/>
          <w:sz w:val="20"/>
          <w:vertAlign w:val="superscript"/>
        </w:rPr>
        <w:t>3</w:t>
      </w:r>
      <w:r w:rsidRPr="000F1386">
        <w:rPr>
          <w:rFonts w:ascii="Arial" w:hAnsi="Arial" w:cs="Arial"/>
          <w:sz w:val="20"/>
          <w:szCs w:val="20"/>
        </w:rPr>
        <w:fldChar w:fldCharType="end"/>
      </w:r>
      <w:r w:rsidRPr="000F1386">
        <w:rPr>
          <w:rFonts w:ascii="Arial" w:hAnsi="Arial" w:cs="Arial"/>
          <w:sz w:val="20"/>
          <w:szCs w:val="20"/>
        </w:rPr>
        <w:t xml:space="preserve"> predicted </w:t>
      </w:r>
      <w:r>
        <w:rPr>
          <w:rFonts w:ascii="Arial" w:hAnsi="Arial" w:cs="Arial"/>
          <w:sz w:val="20"/>
          <w:szCs w:val="20"/>
        </w:rPr>
        <w:t>drastic</w:t>
      </w:r>
      <w:r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Pr="000F1386">
        <w:rPr>
          <w:rFonts w:ascii="Arial" w:hAnsi="Arial" w:cs="Arial"/>
          <w:sz w:val="20"/>
          <w:szCs w:val="20"/>
        </w:rPr>
        <w:t>of tropical marine communities and substantial increase</w:t>
      </w:r>
      <w:r>
        <w:rPr>
          <w:rFonts w:ascii="Arial" w:hAnsi="Arial" w:cs="Arial"/>
          <w:sz w:val="20"/>
          <w:szCs w:val="20"/>
        </w:rPr>
        <w:t>s</w:t>
      </w:r>
      <w:r w:rsidRPr="000F1386">
        <w:rPr>
          <w:rFonts w:ascii="Arial" w:hAnsi="Arial" w:cs="Arial"/>
          <w:sz w:val="20"/>
          <w:szCs w:val="20"/>
        </w:rPr>
        <w:t xml:space="preserve"> in temperate </w:t>
      </w:r>
      <w:r w:rsidR="00B136F4">
        <w:rPr>
          <w:rFonts w:ascii="Arial" w:hAnsi="Arial" w:cs="Arial"/>
          <w:sz w:val="20"/>
          <w:szCs w:val="20"/>
        </w:rPr>
        <w:t>communities</w:t>
      </w:r>
      <w:r>
        <w:rPr>
          <w:rFonts w:ascii="Arial" w:hAnsi="Arial" w:cs="Arial"/>
          <w:sz w:val="20"/>
          <w:szCs w:val="20"/>
        </w:rPr>
        <w:t>,</w:t>
      </w:r>
      <w:r w:rsidRPr="000F1386">
        <w:rPr>
          <w:rFonts w:ascii="Arial" w:hAnsi="Arial" w:cs="Arial"/>
          <w:sz w:val="20"/>
          <w:szCs w:val="20"/>
        </w:rPr>
        <w:t xml:space="preserve"> accompan</w:t>
      </w:r>
      <w:r w:rsidR="00FD6A58">
        <w:rPr>
          <w:rFonts w:ascii="Arial" w:hAnsi="Arial" w:cs="Arial"/>
          <w:sz w:val="20"/>
          <w:szCs w:val="20"/>
        </w:rPr>
        <w:t>ied</w:t>
      </w:r>
      <w:r w:rsidRPr="000F1386">
        <w:rPr>
          <w:rFonts w:ascii="Arial" w:hAnsi="Arial" w:cs="Arial"/>
          <w:sz w:val="20"/>
          <w:szCs w:val="20"/>
        </w:rPr>
        <w:t xml:space="preserve"> </w:t>
      </w:r>
      <w:r w:rsidR="00B136F4">
        <w:rPr>
          <w:rFonts w:ascii="Arial" w:hAnsi="Arial" w:cs="Arial"/>
          <w:sz w:val="20"/>
          <w:szCs w:val="20"/>
        </w:rPr>
        <w:t xml:space="preserve">by </w:t>
      </w:r>
      <w:r w:rsidRPr="000F1386">
        <w:rPr>
          <w:rFonts w:ascii="Arial" w:hAnsi="Arial" w:cs="Arial"/>
          <w:sz w:val="20"/>
          <w:szCs w:val="20"/>
        </w:rPr>
        <w:t xml:space="preserve">changes in </w:t>
      </w:r>
      <w:r w:rsidR="00B136F4">
        <w:rPr>
          <w:rFonts w:ascii="Arial" w:hAnsi="Arial" w:cs="Arial"/>
          <w:sz w:val="20"/>
          <w:szCs w:val="20"/>
        </w:rPr>
        <w:t xml:space="preserve">species </w:t>
      </w:r>
      <w:r w:rsidRPr="000F1386">
        <w:rPr>
          <w:rFonts w:ascii="Arial" w:hAnsi="Arial" w:cs="Arial"/>
          <w:sz w:val="20"/>
          <w:szCs w:val="20"/>
        </w:rPr>
        <w:t xml:space="preserve">composition. </w:t>
      </w:r>
      <w:r w:rsidR="00C7703B">
        <w:rPr>
          <w:rFonts w:ascii="Arial" w:hAnsi="Arial" w:cs="Arial"/>
          <w:sz w:val="20"/>
          <w:szCs w:val="20"/>
        </w:rPr>
        <w:t>Shifts in direct or indirect interactions and food</w:t>
      </w:r>
      <w:r w:rsidR="006743F3">
        <w:rPr>
          <w:rFonts w:ascii="Arial" w:hAnsi="Arial" w:cs="Arial"/>
          <w:sz w:val="20"/>
          <w:szCs w:val="20"/>
        </w:rPr>
        <w:t>-</w:t>
      </w:r>
      <w:r w:rsidR="00C7703B">
        <w:rPr>
          <w:rFonts w:ascii="Arial" w:hAnsi="Arial" w:cs="Arial"/>
          <w:sz w:val="20"/>
          <w:szCs w:val="20"/>
        </w:rPr>
        <w:t>web dynamics can thus be expected</w:t>
      </w:r>
      <w:r w:rsidR="00C7703B" w:rsidRPr="000F1386">
        <w:rPr>
          <w:rFonts w:ascii="Arial" w:hAnsi="Arial" w:cs="Arial"/>
          <w:sz w:val="20"/>
          <w:szCs w:val="20"/>
        </w:rPr>
        <w:t xml:space="preserve"> </w:t>
      </w:r>
      <w:r w:rsidR="002A21A4">
        <w:rPr>
          <w:rFonts w:ascii="Arial" w:hAnsi="Arial" w:cs="Arial"/>
          <w:sz w:val="20"/>
          <w:szCs w:val="20"/>
        </w:rPr>
        <w:t xml:space="preserve">along </w:t>
      </w:r>
      <w:r w:rsidR="00C7703B">
        <w:rPr>
          <w:rFonts w:ascii="Arial" w:hAnsi="Arial" w:cs="Arial"/>
          <w:sz w:val="20"/>
          <w:szCs w:val="20"/>
        </w:rPr>
        <w:t>with</w:t>
      </w:r>
      <w:r w:rsidR="00B136F4" w:rsidRPr="000F1386">
        <w:rPr>
          <w:rFonts w:ascii="Arial" w:hAnsi="Arial" w:cs="Arial"/>
          <w:sz w:val="20"/>
          <w:szCs w:val="20"/>
        </w:rPr>
        <w:t xml:space="preserve"> </w:t>
      </w:r>
      <w:r w:rsidRPr="000F1386">
        <w:rPr>
          <w:rFonts w:ascii="Arial" w:hAnsi="Arial" w:cs="Arial"/>
          <w:sz w:val="20"/>
          <w:szCs w:val="20"/>
        </w:rPr>
        <w:t>loss</w:t>
      </w:r>
      <w:r w:rsidR="00B136F4">
        <w:rPr>
          <w:rFonts w:ascii="Arial" w:hAnsi="Arial" w:cs="Arial"/>
          <w:sz w:val="20"/>
          <w:szCs w:val="20"/>
        </w:rPr>
        <w:t>es</w:t>
      </w:r>
      <w:r w:rsidRPr="000F1386">
        <w:rPr>
          <w:rFonts w:ascii="Arial" w:hAnsi="Arial" w:cs="Arial"/>
          <w:sz w:val="20"/>
          <w:szCs w:val="20"/>
        </w:rPr>
        <w:t xml:space="preserve"> of key facilitators, </w:t>
      </w:r>
      <w:r w:rsidR="00B136F4">
        <w:rPr>
          <w:rFonts w:ascii="Arial" w:hAnsi="Arial" w:cs="Arial"/>
          <w:sz w:val="20"/>
          <w:szCs w:val="20"/>
        </w:rPr>
        <w:t>especially</w:t>
      </w:r>
      <w:r w:rsidR="00B136F4" w:rsidRPr="000F1386">
        <w:rPr>
          <w:rFonts w:ascii="Arial" w:hAnsi="Arial" w:cs="Arial"/>
          <w:sz w:val="20"/>
          <w:szCs w:val="20"/>
        </w:rPr>
        <w:t xml:space="preserve"> </w:t>
      </w:r>
      <w:r w:rsidRPr="000F1386">
        <w:rPr>
          <w:rFonts w:ascii="Arial" w:hAnsi="Arial" w:cs="Arial"/>
          <w:sz w:val="20"/>
          <w:szCs w:val="20"/>
        </w:rPr>
        <w:t xml:space="preserve">foundation species like kelps and corals, </w:t>
      </w:r>
      <w:r w:rsidR="002A21A4">
        <w:rPr>
          <w:rFonts w:ascii="Arial" w:hAnsi="Arial" w:cs="Arial"/>
          <w:sz w:val="20"/>
          <w:szCs w:val="20"/>
        </w:rPr>
        <w:t>and</w:t>
      </w:r>
      <w:r w:rsidRPr="000F1386">
        <w:rPr>
          <w:rFonts w:ascii="Arial" w:hAnsi="Arial" w:cs="Arial"/>
          <w:sz w:val="20"/>
          <w:szCs w:val="20"/>
        </w:rPr>
        <w:t xml:space="preserve"> invasion</w:t>
      </w:r>
      <w:r w:rsidR="00B136F4">
        <w:rPr>
          <w:rFonts w:ascii="Arial" w:hAnsi="Arial" w:cs="Arial"/>
          <w:sz w:val="20"/>
          <w:szCs w:val="20"/>
        </w:rPr>
        <w:t>s</w:t>
      </w:r>
      <w:r w:rsidRPr="000F1386">
        <w:rPr>
          <w:rFonts w:ascii="Arial" w:hAnsi="Arial" w:cs="Arial"/>
          <w:sz w:val="20"/>
          <w:szCs w:val="20"/>
        </w:rPr>
        <w:t xml:space="preserve"> of new predators, competitors, and parasites </w:t>
      </w:r>
      <w:r w:rsidRPr="000F1386">
        <w:rPr>
          <w:rFonts w:ascii="Arial" w:hAnsi="Arial" w:cs="Arial"/>
          <w:sz w:val="20"/>
          <w:szCs w:val="20"/>
        </w:rPr>
        <w:fldChar w:fldCharType="begin" w:fldLock="1"/>
      </w:r>
      <w:r w:rsidR="001F30AF">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"&lt;sup&gt;17,18,16&lt;/sup&gt;", "plainTextFormattedCitation" : "17,18,16", "previouslyFormattedCitation" : "&lt;sup&gt;17,18,16&lt;/sup&gt;" }, "properties" : { "formattedCitation" : "{\\rtf \\super 17\\uc0\\u8211{}19\\nosupersub{}}", "noteIndex" : 0, "plainCitation" : "17\u201319" }, "schema" : "https://github.com/citation-style-language/schema/raw/master/csl-citation.json" }</w:instrText>
      </w:r>
      <w:r w:rsidRPr="000F1386">
        <w:rPr>
          <w:rFonts w:ascii="Arial" w:hAnsi="Arial" w:cs="Arial"/>
          <w:sz w:val="20"/>
          <w:szCs w:val="20"/>
        </w:rPr>
        <w:fldChar w:fldCharType="separate"/>
      </w:r>
      <w:r w:rsidR="001F30AF" w:rsidRPr="001F30AF">
        <w:rPr>
          <w:rFonts w:ascii="Arial" w:eastAsia="Times New Roman" w:hAnsi="Arial" w:cs="Arial"/>
          <w:noProof/>
          <w:sz w:val="20"/>
          <w:vertAlign w:val="superscript"/>
        </w:rPr>
        <w:t>17,18,16</w:t>
      </w:r>
      <w:r w:rsidRPr="000F1386">
        <w:rPr>
          <w:rFonts w:ascii="Arial" w:hAnsi="Arial" w:cs="Arial"/>
          <w:sz w:val="20"/>
          <w:szCs w:val="20"/>
        </w:rPr>
        <w:fldChar w:fldCharType="end"/>
      </w:r>
      <w:r w:rsidRPr="000F1386">
        <w:rPr>
          <w:rFonts w:ascii="Arial" w:hAnsi="Arial" w:cs="Arial"/>
          <w:sz w:val="20"/>
          <w:szCs w:val="20"/>
        </w:rPr>
        <w:t>. 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Pr>
          <w:rFonts w:ascii="Arial" w:hAnsi="Arial" w:cs="Arial"/>
          <w:sz w:val="20"/>
          <w:szCs w:val="20"/>
        </w:rPr>
        <w:t xml:space="preserve">, </w:t>
      </w:r>
      <w:r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Pr="000F1386">
        <w:rPr>
          <w:rFonts w:ascii="Arial" w:hAnsi="Arial" w:cs="Arial"/>
          <w:sz w:val="20"/>
          <w:szCs w:val="20"/>
        </w:rPr>
        <w:t>, community</w:t>
      </w:r>
      <w:r w:rsidR="006743F3">
        <w:rPr>
          <w:rFonts w:ascii="Arial" w:hAnsi="Arial" w:cs="Arial"/>
          <w:sz w:val="20"/>
          <w:szCs w:val="20"/>
        </w:rPr>
        <w:t>-</w:t>
      </w:r>
      <w:r w:rsidRPr="000F1386">
        <w:rPr>
          <w:rFonts w:ascii="Arial" w:hAnsi="Arial" w:cs="Arial"/>
          <w:sz w:val="20"/>
          <w:szCs w:val="20"/>
        </w:rPr>
        <w:t xml:space="preserve">, and ecosystem-level </w:t>
      </w:r>
      <w:r w:rsidR="002A21A4">
        <w:rPr>
          <w:rFonts w:ascii="Arial" w:hAnsi="Arial" w:cs="Arial"/>
          <w:sz w:val="20"/>
          <w:szCs w:val="20"/>
        </w:rPr>
        <w:t>processes</w:t>
      </w:r>
      <w:r w:rsidRPr="000F1386">
        <w:rPr>
          <w:rFonts w:ascii="Arial" w:hAnsi="Arial" w:cs="Arial"/>
          <w:sz w:val="20"/>
          <w:szCs w:val="20"/>
        </w:rPr>
        <w:t xml:space="preserve">. </w:t>
      </w:r>
      <w:r w:rsidR="00B136F4">
        <w:rPr>
          <w:rFonts w:ascii="Arial" w:hAnsi="Arial" w:cs="Arial"/>
          <w:sz w:val="20"/>
          <w:szCs w:val="20"/>
        </w:rPr>
        <w:t>Cascading impacts of metabolic changes will</w:t>
      </w:r>
      <w:r w:rsidR="00B136F4" w:rsidRPr="000F1386">
        <w:rPr>
          <w:rFonts w:ascii="Arial" w:hAnsi="Arial" w:cs="Arial"/>
          <w:sz w:val="20"/>
          <w:szCs w:val="20"/>
        </w:rPr>
        <w:t xml:space="preserve"> </w:t>
      </w:r>
      <w:r w:rsidRPr="000F1386">
        <w:rPr>
          <w:rFonts w:ascii="Arial" w:hAnsi="Arial" w:cs="Arial"/>
          <w:sz w:val="20"/>
          <w:szCs w:val="20"/>
        </w:rPr>
        <w:t>include developmental and dispersal rates, species interactions, and the standing biomass</w:t>
      </w:r>
      <w:r w:rsidR="00B136F4">
        <w:rPr>
          <w:rFonts w:ascii="Arial" w:hAnsi="Arial" w:cs="Arial"/>
          <w:sz w:val="20"/>
          <w:szCs w:val="20"/>
        </w:rPr>
        <w:t>es</w:t>
      </w:r>
      <w:r w:rsidRPr="000F1386">
        <w:rPr>
          <w:rFonts w:ascii="Arial" w:hAnsi="Arial" w:cs="Arial"/>
          <w:sz w:val="20"/>
          <w:szCs w:val="20"/>
        </w:rPr>
        <w:t xml:space="preserve"> of plants and animals</w:t>
      </w:r>
      <w:r w:rsidRPr="000F1386">
        <w:rPr>
          <w:rFonts w:ascii="Arial" w:hAnsi="Arial" w:cs="Arial"/>
          <w:sz w:val="20"/>
          <w:szCs w:val="20"/>
        </w:rPr>
        <w:fldChar w:fldCharType="begin" w:fldLock="1"/>
      </w:r>
      <w:r w:rsidR="00DA676B">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"&lt;sup&gt;19,20&lt;/sup&gt;", "plainTextFormattedCitation" : "19,20", "previouslyFormattedCitation" : "&lt;sup&gt;19,20&lt;/sup&gt;" }, "properties" : { "formattedCitation" : "{\\rtf \\super 20,21\\nosupersub{}}", "noteIndex" : 0, "plainCitation" : "20,21" }, "schema" : "https://github.com/citation-style-language/schema/raw/master/csl-citation.json" }</w:instrText>
      </w:r>
      <w:r w:rsidRPr="000F1386">
        <w:rPr>
          <w:rFonts w:ascii="Arial" w:hAnsi="Arial" w:cs="Arial"/>
          <w:sz w:val="20"/>
          <w:szCs w:val="20"/>
        </w:rPr>
        <w:fldChar w:fldCharType="separate"/>
      </w:r>
      <w:r w:rsidR="00DA676B" w:rsidRPr="00DA676B">
        <w:rPr>
          <w:rFonts w:ascii="Arial" w:eastAsia="Times New Roman" w:hAnsi="Arial" w:cs="Arial"/>
          <w:noProof/>
          <w:sz w:val="20"/>
          <w:vertAlign w:val="superscript"/>
        </w:rPr>
        <w:t>19,20</w:t>
      </w:r>
      <w:r w:rsidRPr="000F1386">
        <w:rPr>
          <w:rFonts w:ascii="Arial" w:hAnsi="Arial" w:cs="Arial"/>
          <w:sz w:val="20"/>
          <w:szCs w:val="20"/>
        </w:rPr>
        <w:fldChar w:fldCharType="end"/>
      </w:r>
      <w:r w:rsidRPr="000F1386">
        <w:rPr>
          <w:rFonts w:ascii="Arial" w:hAnsi="Arial" w:cs="Arial"/>
          <w:sz w:val="20"/>
          <w:szCs w:val="20"/>
        </w:rPr>
        <w:t xml:space="preserve">. </w:t>
      </w:r>
    </w:p>
    <w:p w14:paraId="4ADA91D0" w14:textId="3C1ED233" w:rsidR="00BF6120" w:rsidRPr="00F90C39" w:rsidRDefault="008B29C6" w:rsidP="00F90C39">
      <w:pPr>
        <w:widowControl w:val="0"/>
        <w:spacing w:line="480" w:lineRule="auto"/>
        <w:ind w:firstLine="720"/>
        <w:rPr>
          <w:rFonts w:ascii="Helvetica" w:hAnsi="Helvetica"/>
          <w:sz w:val="20"/>
          <w:szCs w:val="20"/>
        </w:rPr>
      </w:pPr>
      <w:r w:rsidRPr="000F1386">
        <w:rPr>
          <w:rFonts w:ascii="Arial" w:hAnsi="Arial" w:cs="Arial"/>
          <w:sz w:val="20"/>
          <w:szCs w:val="20"/>
        </w:rPr>
        <w:t xml:space="preserve">Not all of these effects will be realized in every reserve. </w:t>
      </w:r>
      <w:r>
        <w:rPr>
          <w:rFonts w:ascii="Arial" w:hAnsi="Arial" w:cs="Arial"/>
          <w:sz w:val="20"/>
          <w:szCs w:val="20"/>
        </w:rPr>
        <w:t xml:space="preserve">For example, individuals </w:t>
      </w:r>
      <w:r w:rsidRPr="000F1386">
        <w:rPr>
          <w:rFonts w:ascii="Arial" w:hAnsi="Arial" w:cs="Arial"/>
          <w:sz w:val="20"/>
          <w:szCs w:val="20"/>
        </w:rPr>
        <w:t>can</w:t>
      </w:r>
      <w:r>
        <w:rPr>
          <w:rFonts w:ascii="Arial" w:hAnsi="Arial" w:cs="Arial"/>
          <w:sz w:val="20"/>
          <w:szCs w:val="20"/>
        </w:rPr>
        <w:t xml:space="preserve"> </w:t>
      </w:r>
      <w:r w:rsidRPr="000F1386">
        <w:rPr>
          <w:rFonts w:ascii="Arial" w:hAnsi="Arial" w:cs="Arial"/>
          <w:sz w:val="20"/>
          <w:szCs w:val="20"/>
        </w:rPr>
        <w:t>acclimatize to a degree</w:t>
      </w:r>
      <w:r>
        <w:rPr>
          <w:rFonts w:ascii="Arial" w:hAnsi="Arial" w:cs="Arial"/>
          <w:sz w:val="20"/>
          <w:szCs w:val="20"/>
        </w:rPr>
        <w:t>,</w:t>
      </w:r>
      <w:r w:rsidRPr="000F1386">
        <w:rPr>
          <w:rFonts w:ascii="Arial" w:hAnsi="Arial" w:cs="Arial"/>
          <w:sz w:val="20"/>
          <w:szCs w:val="20"/>
        </w:rPr>
        <w:t xml:space="preserve"> and populations can adapt to warming. </w:t>
      </w:r>
      <w:r w:rsidR="00B40B27">
        <w:rPr>
          <w:rFonts w:ascii="Arial" w:hAnsi="Arial" w:cs="Arial"/>
          <w:sz w:val="20"/>
          <w:szCs w:val="20"/>
        </w:rPr>
        <w:t>However, t</w:t>
      </w:r>
      <w:r>
        <w:rPr>
          <w:rFonts w:ascii="Arial" w:hAnsi="Arial" w:cs="Arial"/>
          <w:sz w:val="20"/>
          <w:szCs w:val="20"/>
        </w:rPr>
        <w:t>here are limits to the</w:t>
      </w:r>
      <w:r w:rsidRPr="000F1386">
        <w:rPr>
          <w:rFonts w:ascii="Arial" w:hAnsi="Arial" w:cs="Arial"/>
          <w:sz w:val="20"/>
          <w:szCs w:val="20"/>
        </w:rPr>
        <w:t xml:space="preserve"> scope and rate </w:t>
      </w:r>
      <w:r>
        <w:rPr>
          <w:rFonts w:ascii="Arial" w:hAnsi="Arial" w:cs="Arial"/>
          <w:sz w:val="20"/>
          <w:szCs w:val="20"/>
        </w:rPr>
        <w:t xml:space="preserve">of both acclimatization and adaptation, which vary </w:t>
      </w:r>
      <w:r w:rsidRPr="000F1386">
        <w:rPr>
          <w:rFonts w:ascii="Arial" w:hAnsi="Arial" w:cs="Arial"/>
          <w:sz w:val="20"/>
          <w:szCs w:val="20"/>
        </w:rPr>
        <w:t xml:space="preserve">with </w:t>
      </w:r>
      <w:r>
        <w:rPr>
          <w:rFonts w:ascii="Arial" w:hAnsi="Arial" w:cs="Arial"/>
          <w:sz w:val="20"/>
          <w:szCs w:val="20"/>
        </w:rPr>
        <w:t>phylogenetic history, life history</w:t>
      </w:r>
      <w:r w:rsidRPr="000F1386">
        <w:rPr>
          <w:rFonts w:ascii="Arial" w:hAnsi="Arial" w:cs="Arial"/>
          <w:sz w:val="20"/>
          <w:szCs w:val="20"/>
        </w:rPr>
        <w:t xml:space="preserve">, </w:t>
      </w:r>
      <w:r>
        <w:rPr>
          <w:rFonts w:ascii="Arial" w:hAnsi="Arial" w:cs="Arial"/>
          <w:sz w:val="20"/>
          <w:szCs w:val="20"/>
        </w:rPr>
        <w:t xml:space="preserve">and other biological attributes. </w:t>
      </w:r>
      <w:r w:rsidRPr="004450E3">
        <w:rPr>
          <w:rFonts w:ascii="Arial" w:hAnsi="Arial" w:cs="Arial"/>
          <w:sz w:val="20"/>
          <w:szCs w:val="20"/>
        </w:rPr>
        <w:t>Moreover</w:t>
      </w:r>
      <w:r>
        <w:rPr>
          <w:rFonts w:ascii="Arial" w:hAnsi="Arial" w:cs="Arial"/>
          <w:sz w:val="20"/>
          <w:szCs w:val="20"/>
        </w:rPr>
        <w:t xml:space="preserve">, anthropogenic </w:t>
      </w:r>
      <w:r w:rsidRPr="000F1386">
        <w:rPr>
          <w:rFonts w:ascii="Arial" w:hAnsi="Arial" w:cs="Arial"/>
          <w:sz w:val="20"/>
          <w:szCs w:val="20"/>
        </w:rPr>
        <w:t xml:space="preserve">warming </w:t>
      </w:r>
      <w:r>
        <w:rPr>
          <w:rFonts w:ascii="Arial" w:hAnsi="Arial" w:cs="Arial"/>
          <w:sz w:val="20"/>
          <w:szCs w:val="20"/>
        </w:rPr>
        <w:t>is</w:t>
      </w:r>
      <w:r w:rsidRPr="000F1386">
        <w:rPr>
          <w:rFonts w:ascii="Arial" w:hAnsi="Arial" w:cs="Arial"/>
          <w:sz w:val="20"/>
          <w:szCs w:val="20"/>
        </w:rPr>
        <w:t xml:space="preserve"> occur</w:t>
      </w:r>
      <w:r>
        <w:rPr>
          <w:rFonts w:ascii="Arial" w:hAnsi="Arial" w:cs="Arial"/>
          <w:sz w:val="20"/>
          <w:szCs w:val="20"/>
        </w:rPr>
        <w:t>ring</w:t>
      </w:r>
      <w:r w:rsidRPr="000F1386">
        <w:rPr>
          <w:rFonts w:ascii="Arial" w:hAnsi="Arial" w:cs="Arial"/>
          <w:sz w:val="20"/>
          <w:szCs w:val="20"/>
        </w:rPr>
        <w:t xml:space="preserve"> </w:t>
      </w:r>
      <w:r>
        <w:rPr>
          <w:rFonts w:ascii="Arial" w:hAnsi="Arial" w:cs="Arial"/>
          <w:sz w:val="20"/>
          <w:szCs w:val="20"/>
        </w:rPr>
        <w:t xml:space="preserve">at an </w:t>
      </w:r>
      <w:r w:rsidR="0070088E">
        <w:rPr>
          <w:rFonts w:ascii="Arial" w:hAnsi="Arial" w:cs="Arial"/>
          <w:sz w:val="20"/>
          <w:szCs w:val="20"/>
        </w:rPr>
        <w:t xml:space="preserve">unprecedented </w:t>
      </w:r>
      <w:r w:rsidR="00304BE0">
        <w:rPr>
          <w:rFonts w:ascii="Arial" w:hAnsi="Arial" w:cs="Arial"/>
          <w:sz w:val="20"/>
          <w:szCs w:val="20"/>
        </w:rPr>
        <w:t>rate</w:t>
      </w:r>
      <w:r w:rsidR="006743F3">
        <w:rPr>
          <w:rFonts w:ascii="Arial" w:hAnsi="Arial" w:cs="Arial"/>
          <w:sz w:val="20"/>
          <w:szCs w:val="20"/>
        </w:rPr>
        <w:t>:</w:t>
      </w:r>
      <w:r w:rsidR="00304BE0">
        <w:rPr>
          <w:rFonts w:ascii="Arial" w:hAnsi="Arial" w:cs="Arial"/>
          <w:sz w:val="20"/>
          <w:szCs w:val="20"/>
        </w:rPr>
        <w:t xml:space="preserve"> </w:t>
      </w:r>
      <w:r w:rsidR="007118DE" w:rsidRPr="009E2F11">
        <w:rPr>
          <w:rFonts w:ascii="Arial" w:hAnsi="Arial" w:cs="Arial"/>
          <w:sz w:val="20"/>
          <w:szCs w:val="20"/>
          <w:highlight w:val="yellow"/>
        </w:rPr>
        <w:t>10</w:t>
      </w:r>
      <w:r w:rsidR="00C57418" w:rsidRPr="009E2F11">
        <w:rPr>
          <w:rFonts w:ascii="Arial" w:hAnsi="Arial" w:cs="Arial"/>
          <w:sz w:val="20"/>
          <w:szCs w:val="20"/>
          <w:highlight w:val="yellow"/>
        </w:rPr>
        <w:t>-100</w:t>
      </w:r>
      <w:r>
        <w:rPr>
          <w:rFonts w:ascii="Arial" w:hAnsi="Arial" w:cs="Arial"/>
          <w:sz w:val="20"/>
          <w:szCs w:val="20"/>
        </w:rPr>
        <w:t xml:space="preserve"> times </w:t>
      </w:r>
      <w:r w:rsidRPr="000F1386">
        <w:rPr>
          <w:rFonts w:ascii="Arial" w:hAnsi="Arial" w:cs="Arial"/>
          <w:sz w:val="20"/>
          <w:szCs w:val="20"/>
        </w:rPr>
        <w:t xml:space="preserve">more rapidly </w:t>
      </w:r>
      <w:r>
        <w:rPr>
          <w:rFonts w:ascii="Arial" w:hAnsi="Arial" w:cs="Arial"/>
          <w:sz w:val="20"/>
          <w:szCs w:val="20"/>
        </w:rPr>
        <w:t>than</w:t>
      </w:r>
      <w:r w:rsidR="00C57418">
        <w:rPr>
          <w:rFonts w:ascii="Arial" w:hAnsi="Arial" w:cs="Arial"/>
          <w:sz w:val="20"/>
          <w:szCs w:val="20"/>
        </w:rPr>
        <w:t xml:space="preserve"> has occurred over the last 65 million years</w:t>
      </w:r>
      <w:r w:rsidR="00824A3F">
        <w:rPr>
          <w:rFonts w:ascii="Arial" w:hAnsi="Arial" w:cs="Arial"/>
          <w:sz w:val="20"/>
          <w:szCs w:val="20"/>
        </w:rPr>
        <w:fldChar w:fldCharType="begin" w:fldLock="1"/>
      </w:r>
      <w:r w:rsidR="00DA676B">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"&lt;sup&gt;21&lt;/sup&gt;", "plainTextFormattedCitation" : "21", "previouslyFormattedCitation" : "&lt;sup&gt;21&lt;/sup&gt;" }, "properties" : { "formattedCitation" : "{\\rtf \\super 22\\nosupersub{}}", "noteIndex" : 0, "plainCitation" : "22" }, "schema" : "https://github.com/citation-style-language/schema/raw/master/csl-citation.json" }</w:instrText>
      </w:r>
      <w:r w:rsidR="00824A3F">
        <w:rPr>
          <w:rFonts w:ascii="Arial" w:hAnsi="Arial" w:cs="Arial"/>
          <w:sz w:val="20"/>
          <w:szCs w:val="20"/>
        </w:rPr>
        <w:fldChar w:fldCharType="separate"/>
      </w:r>
      <w:r w:rsidR="00DA676B" w:rsidRPr="00DA676B">
        <w:rPr>
          <w:rFonts w:ascii="Arial" w:eastAsia="Times New Roman" w:hAnsi="Arial" w:cs="Arial"/>
          <w:noProof/>
          <w:sz w:val="20"/>
          <w:vertAlign w:val="superscript"/>
        </w:rPr>
        <w:t>21</w:t>
      </w:r>
      <w:r w:rsidR="00824A3F">
        <w:rPr>
          <w:rFonts w:ascii="Arial" w:hAnsi="Arial" w:cs="Arial"/>
          <w:sz w:val="20"/>
          <w:szCs w:val="20"/>
        </w:rPr>
        <w:fldChar w:fldCharType="end"/>
      </w:r>
      <w:r w:rsidR="00C57418">
        <w:rPr>
          <w:rFonts w:ascii="Arial" w:hAnsi="Arial" w:cs="Arial"/>
          <w:sz w:val="20"/>
          <w:szCs w:val="20"/>
        </w:rPr>
        <w:t xml:space="preserve">. </w:t>
      </w:r>
      <w:r>
        <w:rPr>
          <w:rFonts w:ascii="Arial" w:hAnsi="Arial" w:cs="Arial"/>
          <w:sz w:val="20"/>
          <w:szCs w:val="20"/>
        </w:rPr>
        <w:t>C</w:t>
      </w:r>
      <w:r w:rsidRPr="00162F20">
        <w:rPr>
          <w:rFonts w:ascii="Helvetica" w:hAnsi="Helvetica"/>
          <w:sz w:val="20"/>
          <w:szCs w:val="20"/>
        </w:rPr>
        <w:t>arbon emissions</w:t>
      </w:r>
      <w:r>
        <w:rPr>
          <w:rFonts w:ascii="Helvetica" w:hAnsi="Helvetica"/>
          <w:sz w:val="20"/>
          <w:szCs w:val="20"/>
        </w:rPr>
        <w:t xml:space="preserve"> are </w:t>
      </w:r>
      <w:r w:rsidR="00B40B27">
        <w:rPr>
          <w:rFonts w:ascii="Helvetica" w:hAnsi="Helvetica"/>
          <w:sz w:val="20"/>
          <w:szCs w:val="20"/>
        </w:rPr>
        <w:t xml:space="preserve">also </w:t>
      </w:r>
      <w:r>
        <w:rPr>
          <w:rFonts w:ascii="Helvetica" w:hAnsi="Helvetica"/>
          <w:sz w:val="20"/>
          <w:szCs w:val="20"/>
        </w:rPr>
        <w:t>leading to additional</w:t>
      </w:r>
      <w:r w:rsidRPr="00162F20">
        <w:rPr>
          <w:rFonts w:ascii="Helvetica" w:hAnsi="Helvetica"/>
          <w:sz w:val="20"/>
          <w:szCs w:val="20"/>
        </w:rPr>
        <w:t xml:space="preserve"> </w:t>
      </w:r>
      <w:r w:rsidR="007118DE">
        <w:rPr>
          <w:rFonts w:ascii="Helvetica" w:hAnsi="Helvetica"/>
          <w:sz w:val="20"/>
          <w:szCs w:val="20"/>
        </w:rPr>
        <w:t>acute and chronic perturbations</w:t>
      </w:r>
      <w:r w:rsidRPr="00162F20">
        <w:rPr>
          <w:rFonts w:ascii="Helvetica" w:hAnsi="Helvetica"/>
          <w:sz w:val="20"/>
          <w:szCs w:val="20"/>
        </w:rPr>
        <w:t xml:space="preserve"> including </w:t>
      </w:r>
      <w:r>
        <w:rPr>
          <w:rFonts w:ascii="Helvetica" w:hAnsi="Helvetica"/>
          <w:sz w:val="20"/>
          <w:szCs w:val="20"/>
        </w:rPr>
        <w:t xml:space="preserve">ocean </w:t>
      </w:r>
      <w:r w:rsidRPr="00162F20">
        <w:rPr>
          <w:rFonts w:ascii="Helvetica" w:hAnsi="Helvetica"/>
          <w:sz w:val="20"/>
          <w:szCs w:val="20"/>
        </w:rPr>
        <w:t xml:space="preserve">acidification, </w:t>
      </w:r>
      <w:r>
        <w:rPr>
          <w:rFonts w:ascii="Helvetica" w:hAnsi="Helvetica"/>
          <w:sz w:val="20"/>
          <w:szCs w:val="20"/>
        </w:rPr>
        <w:t xml:space="preserve">increasing </w:t>
      </w:r>
      <w:r w:rsidRPr="00162F20">
        <w:rPr>
          <w:rFonts w:ascii="Helvetica" w:hAnsi="Helvetica"/>
          <w:sz w:val="20"/>
          <w:szCs w:val="20"/>
        </w:rPr>
        <w:t>storm</w:t>
      </w:r>
      <w:r>
        <w:rPr>
          <w:rFonts w:ascii="Helvetica" w:hAnsi="Helvetica"/>
          <w:sz w:val="20"/>
          <w:szCs w:val="20"/>
        </w:rPr>
        <w:t xml:space="preserve"> intensity</w:t>
      </w:r>
      <w:r w:rsidRPr="00162F20">
        <w:rPr>
          <w:rFonts w:ascii="Helvetica" w:hAnsi="Helvetica"/>
          <w:sz w:val="20"/>
          <w:szCs w:val="20"/>
        </w:rPr>
        <w:t>, rising sea levels</w:t>
      </w:r>
      <w:r>
        <w:rPr>
          <w:rFonts w:ascii="Helvetica" w:hAnsi="Helvetica"/>
          <w:sz w:val="20"/>
          <w:szCs w:val="20"/>
        </w:rPr>
        <w:t>,</w:t>
      </w:r>
      <w:r w:rsidRPr="00162F20">
        <w:rPr>
          <w:rFonts w:ascii="Helvetica" w:hAnsi="Helvetica"/>
          <w:sz w:val="20"/>
          <w:szCs w:val="20"/>
        </w:rPr>
        <w:t xml:space="preserve"> </w:t>
      </w:r>
      <w:r>
        <w:rPr>
          <w:rFonts w:ascii="Helvetica" w:hAnsi="Helvetica"/>
          <w:sz w:val="20"/>
          <w:szCs w:val="20"/>
        </w:rPr>
        <w:t xml:space="preserve">altered upwelling regimes, </w:t>
      </w:r>
      <w:r w:rsidRPr="00162F20">
        <w:rPr>
          <w:rFonts w:ascii="Helvetica" w:hAnsi="Helvetica"/>
          <w:sz w:val="20"/>
          <w:szCs w:val="20"/>
        </w:rPr>
        <w:t>and oxygen depletion</w:t>
      </w:r>
      <w:r>
        <w:rPr>
          <w:rFonts w:ascii="Helvetica" w:hAnsi="Helvetica"/>
          <w:sz w:val="20"/>
          <w:szCs w:val="20"/>
        </w:rPr>
        <w:fldChar w:fldCharType="begin" w:fldLock="1"/>
      </w:r>
      <w:r w:rsidR="00386ABE">
        <w:rPr>
          <w:rFonts w:ascii="Helvetica" w:hAnsi="Helvetica"/>
          <w:sz w:val="20"/>
          <w:szCs w:val="20"/>
        </w:rPr>
        <w:instrText>ADDIN CSL_CITATION { "citationID" : "PAwU0WS7",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Pr>
          <w:rFonts w:ascii="Helvetica" w:hAnsi="Helvetica"/>
          <w:sz w:val="20"/>
          <w:szCs w:val="20"/>
        </w:rPr>
        <w:fldChar w:fldCharType="separate"/>
      </w:r>
      <w:r w:rsidR="001F30AF" w:rsidRPr="001F30AF">
        <w:rPr>
          <w:rFonts w:ascii="Helvetica" w:hAnsi="Helvetica"/>
          <w:noProof/>
          <w:sz w:val="20"/>
          <w:vertAlign w:val="superscript"/>
        </w:rPr>
        <w:t>4,10,11</w:t>
      </w:r>
      <w:r>
        <w:rPr>
          <w:rFonts w:ascii="Helvetica" w:hAnsi="Helvetica"/>
          <w:sz w:val="20"/>
          <w:szCs w:val="20"/>
        </w:rPr>
        <w:fldChar w:fldCharType="end"/>
      </w:r>
      <w:r>
        <w:rPr>
          <w:rFonts w:ascii="Helvetica" w:hAnsi="Helvetica"/>
          <w:sz w:val="20"/>
          <w:szCs w:val="20"/>
        </w:rPr>
        <w:t xml:space="preserve">. As a result, organisms must simultaneously </w:t>
      </w:r>
      <w:r w:rsidR="008B19F2">
        <w:rPr>
          <w:rFonts w:ascii="Helvetica" w:hAnsi="Helvetica"/>
          <w:sz w:val="20"/>
          <w:szCs w:val="20"/>
        </w:rPr>
        <w:t>adju</w:t>
      </w:r>
      <w:r w:rsidR="00FD6A58">
        <w:rPr>
          <w:rFonts w:ascii="Helvetica" w:hAnsi="Helvetica"/>
          <w:sz w:val="20"/>
          <w:szCs w:val="20"/>
        </w:rPr>
        <w:t>s</w:t>
      </w:r>
      <w:r w:rsidR="008B19F2">
        <w:rPr>
          <w:rFonts w:ascii="Helvetica" w:hAnsi="Helvetica"/>
          <w:sz w:val="20"/>
          <w:szCs w:val="20"/>
        </w:rPr>
        <w:t xml:space="preserve">t their </w:t>
      </w:r>
      <w:r w:rsidR="006743F3">
        <w:rPr>
          <w:rFonts w:ascii="Helvetica" w:hAnsi="Helvetica"/>
          <w:sz w:val="20"/>
          <w:szCs w:val="20"/>
        </w:rPr>
        <w:t xml:space="preserve">physiologies </w:t>
      </w:r>
      <w:r w:rsidR="008B19F2">
        <w:rPr>
          <w:rFonts w:ascii="Helvetica" w:hAnsi="Helvetica"/>
          <w:sz w:val="20"/>
          <w:szCs w:val="20"/>
        </w:rPr>
        <w:t xml:space="preserve">to </w:t>
      </w:r>
      <w:r w:rsidR="00FD6A58">
        <w:rPr>
          <w:rFonts w:ascii="Helvetica" w:hAnsi="Helvetica"/>
          <w:sz w:val="20"/>
          <w:szCs w:val="20"/>
        </w:rPr>
        <w:t>cope with</w:t>
      </w:r>
      <w:r>
        <w:rPr>
          <w:rFonts w:ascii="Helvetica" w:hAnsi="Helvetica"/>
          <w:sz w:val="20"/>
          <w:szCs w:val="20"/>
        </w:rPr>
        <w:t xml:space="preserve"> multiple threats that in some cases could be selecting for opposing traits. </w:t>
      </w:r>
      <w:r w:rsidR="00BF6120">
        <w:rPr>
          <w:rFonts w:ascii="Helvetica" w:hAnsi="Helvetica"/>
          <w:sz w:val="20"/>
          <w:szCs w:val="20"/>
        </w:rPr>
        <w:t xml:space="preserve">Under RCP 8.5, by 2050 trends in three key emission-driven stressors (warming, </w:t>
      </w:r>
      <w:r w:rsidR="00BF6120" w:rsidRPr="00162F20">
        <w:rPr>
          <w:rFonts w:ascii="Helvetica" w:hAnsi="Helvetica"/>
          <w:sz w:val="20"/>
          <w:szCs w:val="20"/>
        </w:rPr>
        <w:t xml:space="preserve">acidification, </w:t>
      </w:r>
      <w:r w:rsidR="00BF6120">
        <w:rPr>
          <w:rFonts w:ascii="Helvetica" w:hAnsi="Helvetica"/>
          <w:sz w:val="20"/>
          <w:szCs w:val="20"/>
        </w:rPr>
        <w:t xml:space="preserve">and </w:t>
      </w:r>
      <w:r w:rsidR="00BF6120" w:rsidRPr="00162F20">
        <w:rPr>
          <w:rFonts w:ascii="Helvetica" w:hAnsi="Helvetica"/>
          <w:sz w:val="20"/>
          <w:szCs w:val="20"/>
        </w:rPr>
        <w:t>oxygen depletion</w:t>
      </w:r>
      <w:r w:rsidR="00BF6120">
        <w:rPr>
          <w:rFonts w:ascii="Helvetica" w:hAnsi="Helvetica"/>
          <w:sz w:val="20"/>
          <w:szCs w:val="20"/>
        </w:rPr>
        <w:t xml:space="preserve">) </w:t>
      </w:r>
      <w:r w:rsidR="00F90C39">
        <w:rPr>
          <w:rFonts w:ascii="Helvetica" w:hAnsi="Helvetica"/>
          <w:sz w:val="20"/>
          <w:szCs w:val="20"/>
        </w:rPr>
        <w:t xml:space="preserve">exceed background variability over 86% of the ocean. </w:t>
      </w:r>
    </w:p>
    <w:p w14:paraId="085984D1" w14:textId="18A268A9" w:rsidR="00083B51" w:rsidRPr="00B57738" w:rsidRDefault="00B57738" w:rsidP="00B57738">
      <w:pPr>
        <w:widowControl w:val="0"/>
        <w:spacing w:line="480" w:lineRule="auto"/>
        <w:ind w:firstLine="720"/>
        <w:rPr>
          <w:rFonts w:ascii="Arial" w:hAnsi="Arial" w:cs="Arial"/>
          <w:color w:val="1A1A1A"/>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386ABE">
        <w:rPr>
          <w:rFonts w:ascii="Arial" w:hAnsi="Arial" w:cs="Arial"/>
          <w:color w:val="1A1A1A"/>
          <w:sz w:val="20"/>
          <w:szCs w:val="20"/>
        </w:rPr>
        <w:t xml:space="preserve">numerous stressors unrelated to carbon emissions such as </w:t>
      </w:r>
      <w:r w:rsidRPr="00B57738">
        <w:rPr>
          <w:rFonts w:ascii="Arial" w:hAnsi="Arial" w:cs="Arial"/>
          <w:color w:val="1A1A1A"/>
          <w:sz w:val="20"/>
          <w:szCs w:val="20"/>
        </w:rPr>
        <w:t xml:space="preserve">by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 : "6219", "issued" : { "date-parts" : [ [ "2015" ] ] }, "page" : "247-254", "title" : "Marine defaunation: Animal loss in the global ocean", "type" : "article-journal", "volume" : "347" }, "uris" : [ "http://www.mendeley.com/documents/?uuid=6cef405c-3fdc-4820-b06d-eeda6870da68" ] } ], "mendeley" : { "formattedCitation" : "&lt;sup&gt;22&lt;/sup&gt;", "plainTextFormattedCitation" : "22", "previouslyFormattedCitation" : "&lt;sup&gt;22&lt;/sup&gt;"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22</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"ISSN" : "1932-6203",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"Ngoc Nam", "given" : "Vien",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"&lt;sup&gt;23\u201325&lt;/sup&gt;", "plainTextFormattedCitation" : "23\u201325", "previouslyFormattedCitation" : "&lt;sup&gt;23\u201325&lt;/sup&gt;"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23–25</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not a panacea, well-enforced MPAs 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0F6101">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"id" : "ITEM-2", "issued" : { "date-parts" : [ [ "2009" ] ] }, "page" : "33-46", "title" : "Biological effects within no-take marine reserves : a global synthesis", "type" : "article-journal", "volume" : "384" }, "uris" : [ "http://www.mendeley.com/documents/?uuid=ee87056a-529c-4050-a810-40c03b37fded" ] } ], "mendeley" : { "formattedCitation" : "&lt;sup&gt;26,27&lt;/sup&gt;", "plainTextFormattedCitation" : "26,27", "previouslyFormattedCitation" : "&lt;sup&gt;26,27&lt;/sup&gt;"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386ABE" w:rsidRPr="00386ABE">
        <w:rPr>
          <w:rFonts w:ascii="Arial" w:eastAsia="Times New Roman" w:hAnsi="Arial" w:cs="Arial"/>
          <w:noProof/>
          <w:color w:val="000000"/>
          <w:sz w:val="20"/>
          <w:vertAlign w:val="superscript"/>
        </w:rPr>
        <w:t>26,27</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w:t>
      </w:r>
      <w:r w:rsidR="00B66ED7" w:rsidRPr="000F1386">
        <w:rPr>
          <w:rFonts w:ascii="Arial" w:hAnsi="Arial" w:cs="Arial"/>
          <w:sz w:val="20"/>
          <w:szCs w:val="20"/>
        </w:rPr>
        <w:lastRenderedPageBreak/>
        <w:t xml:space="preserve">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C16B81" w:rsidRPr="000F1386">
        <w:rPr>
          <w:rFonts w:ascii="Arial" w:hAnsi="Arial" w:cs="Arial"/>
          <w:sz w:val="20"/>
          <w:szCs w:val="20"/>
        </w:rPr>
        <w:t xml:space="preserve">its current extent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0F6101">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"0", "issued" : { "date-parts" : [ [ "2016" ] ] }, "page" : "1-6", "title" : "Effective Coverage Targets for Ocean Protection", "type" : "article-journal", "volume" : "00" }, "uris" : [ "http://www.mendeley.com/documents/?uuid=9089b722-b803-4193-87bb-944d8a50d9fb" ] } ], "mendeley" : { "formattedCitation" : "&lt;sup&gt;28&lt;/sup&gt;", "plainTextFormattedCitation" : "28", "previouslyFormattedCitation" : "&lt;sup&gt;28&lt;/sup&gt;"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386ABE" w:rsidRPr="00386ABE">
        <w:rPr>
          <w:rFonts w:ascii="Arial" w:eastAsia="Times New Roman" w:hAnsi="Arial" w:cs="Arial"/>
          <w:noProof/>
          <w:sz w:val="20"/>
          <w:vertAlign w:val="superscript"/>
        </w:rPr>
        <w:t>28</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r w:rsidR="008D56FA">
        <w:rPr>
          <w:rFonts w:ascii="Arial" w:hAnsi="Arial" w:cs="Arial"/>
          <w:sz w:val="20"/>
          <w:szCs w:val="20"/>
        </w:rPr>
        <w:t>W</w:t>
      </w:r>
      <w:r w:rsidR="00B66ED7" w:rsidRPr="000F1386">
        <w:rPr>
          <w:rFonts w:ascii="Arial" w:hAnsi="Arial" w:cs="Arial"/>
          <w:sz w:val="20"/>
          <w:szCs w:val="20"/>
        </w:rPr>
        <w:t xml:space="preserve">ithout </w:t>
      </w:r>
      <w:r w:rsidR="00506AA4" w:rsidRPr="000F1386">
        <w:rPr>
          <w:rFonts w:ascii="Arial" w:hAnsi="Arial" w:cs="Arial"/>
          <w:sz w:val="20"/>
          <w:szCs w:val="20"/>
        </w:rPr>
        <w:t>drastic</w:t>
      </w:r>
      <w:r w:rsidR="00B66ED7" w:rsidRPr="000F1386">
        <w:rPr>
          <w:rFonts w:ascii="Arial" w:hAnsi="Arial" w:cs="Arial"/>
          <w:sz w:val="20"/>
          <w:szCs w:val="20"/>
        </w:rPr>
        <w:t xml:space="preserve"> reductions in carbon emissions</w:t>
      </w:r>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xml:space="preserve">, acidification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radically </w:t>
      </w:r>
      <w:r w:rsidR="001C3BE6">
        <w:rPr>
          <w:rFonts w:ascii="Arial" w:hAnsi="Arial" w:cs="Arial"/>
          <w:sz w:val="20"/>
          <w:szCs w:val="20"/>
        </w:rPr>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 xml:space="preserve">of the ecosystem currently protected within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This 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r w:rsidR="00254EC8">
        <w:rPr>
          <w:rFonts w:ascii="Arial" w:hAnsi="Arial" w:cs="Arial"/>
          <w:sz w:val="20"/>
          <w:szCs w:val="20"/>
        </w:rPr>
        <w:t>already</w:t>
      </w:r>
      <w:r w:rsidR="00B66ED7" w:rsidRPr="000F1386">
        <w:rPr>
          <w:rFonts w:ascii="Arial" w:hAnsi="Arial" w:cs="Arial"/>
          <w:sz w:val="20"/>
          <w:szCs w:val="20"/>
        </w:rPr>
        <w:t xml:space="preserve"> </w:t>
      </w:r>
      <w:r w:rsidR="00683C29" w:rsidRPr="000F1386">
        <w:rPr>
          <w:rFonts w:ascii="Arial" w:hAnsi="Arial" w:cs="Arial"/>
          <w:sz w:val="20"/>
          <w:szCs w:val="20"/>
        </w:rPr>
        <w:t>threatened species and ecosystems</w:t>
      </w:r>
      <w:r w:rsidR="00162F20" w:rsidRPr="000F1386">
        <w:rPr>
          <w:rFonts w:ascii="Arial" w:hAnsi="Arial" w:cs="Arial"/>
          <w:sz w:val="20"/>
          <w:szCs w:val="20"/>
        </w:rPr>
        <w:t xml:space="preserve">. </w:t>
      </w:r>
      <w:r w:rsidR="000737F5">
        <w:rPr>
          <w:rFonts w:ascii="Arial" w:hAnsi="Arial" w:cs="Arial"/>
          <w:sz w:val="20"/>
          <w:szCs w:val="20"/>
        </w:rPr>
        <w:t xml:space="preserve"> </w:t>
      </w:r>
    </w:p>
    <w:p w14:paraId="410F9EB7" w14:textId="77777777" w:rsidR="004900C2" w:rsidRDefault="004900C2">
      <w:pPr>
        <w:rPr>
          <w:rFonts w:ascii="Arial" w:hAnsi="Arial" w:cs="Arial"/>
          <w:b/>
          <w:sz w:val="20"/>
          <w:szCs w:val="20"/>
        </w:rPr>
      </w:pPr>
      <w:r>
        <w:rPr>
          <w:rFonts w:ascii="Arial" w:hAnsi="Arial" w:cs="Arial"/>
          <w:b/>
          <w:sz w:val="20"/>
          <w:szCs w:val="20"/>
        </w:rPr>
        <w:br w:type="page"/>
      </w:r>
    </w:p>
    <w:p w14:paraId="5EC909FC" w14:textId="1BC3C956" w:rsidR="00C622A6" w:rsidRDefault="00C622A6" w:rsidP="00694E2B">
      <w:pPr>
        <w:spacing w:line="480" w:lineRule="auto"/>
        <w:rPr>
          <w:rFonts w:ascii="Arial" w:hAnsi="Arial" w:cs="Arial"/>
          <w:b/>
          <w:sz w:val="20"/>
          <w:szCs w:val="20"/>
        </w:rPr>
      </w:pPr>
      <w:r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p>
    <w:p w14:paraId="09F87E13" w14:textId="54C5AD04" w:rsidR="000F6101" w:rsidRPr="000F6101" w:rsidRDefault="00DA676B" w:rsidP="000F6101">
      <w:pPr>
        <w:widowControl w:val="0"/>
        <w:autoSpaceDE w:val="0"/>
        <w:autoSpaceDN w:val="0"/>
        <w:adjustRightInd w:val="0"/>
        <w:spacing w:line="480" w:lineRule="auto"/>
        <w:ind w:left="640" w:hanging="640"/>
        <w:rPr>
          <w:rFonts w:ascii="Arial"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0F6101" w:rsidRPr="000F6101">
        <w:rPr>
          <w:rFonts w:ascii="Arial" w:hAnsi="Arial" w:cs="Arial"/>
          <w:noProof/>
          <w:sz w:val="20"/>
        </w:rPr>
        <w:t xml:space="preserve">1. </w:t>
      </w:r>
      <w:r w:rsidR="000F6101" w:rsidRPr="000F6101">
        <w:rPr>
          <w:rFonts w:ascii="Arial" w:hAnsi="Arial" w:cs="Arial"/>
          <w:noProof/>
          <w:sz w:val="20"/>
        </w:rPr>
        <w:tab/>
        <w:t xml:space="preserve">Allison GW, Lubchenco J, Carr MH. Marine reserves are necessary but not sufficient for marine conservation. </w:t>
      </w:r>
      <w:r w:rsidR="000F6101" w:rsidRPr="000F6101">
        <w:rPr>
          <w:rFonts w:ascii="Arial" w:hAnsi="Arial" w:cs="Arial"/>
          <w:i/>
          <w:iCs/>
          <w:noProof/>
          <w:sz w:val="20"/>
        </w:rPr>
        <w:t>Ecol Appl</w:t>
      </w:r>
      <w:r w:rsidR="000F6101" w:rsidRPr="000F6101">
        <w:rPr>
          <w:rFonts w:ascii="Arial" w:hAnsi="Arial" w:cs="Arial"/>
          <w:noProof/>
          <w:sz w:val="20"/>
        </w:rPr>
        <w:t>. 1998;8(sp1).</w:t>
      </w:r>
    </w:p>
    <w:p w14:paraId="1D094DCF"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 </w:t>
      </w:r>
      <w:r w:rsidRPr="000F6101">
        <w:rPr>
          <w:rFonts w:ascii="Arial" w:hAnsi="Arial" w:cs="Arial"/>
          <w:noProof/>
          <w:sz w:val="20"/>
        </w:rPr>
        <w:tab/>
        <w:t xml:space="preserve">Stuart-Smith RD, Edgar GJ, Barrett NS, Kininmonth SJ, Bates AE. Thermal biases and vulnerability to warming in the world’s marine fauna. </w:t>
      </w:r>
      <w:r w:rsidRPr="000F6101">
        <w:rPr>
          <w:rFonts w:ascii="Arial" w:hAnsi="Arial" w:cs="Arial"/>
          <w:i/>
          <w:iCs/>
          <w:noProof/>
          <w:sz w:val="20"/>
        </w:rPr>
        <w:t>Nature</w:t>
      </w:r>
      <w:r w:rsidRPr="000F6101">
        <w:rPr>
          <w:rFonts w:ascii="Arial" w:hAnsi="Arial" w:cs="Arial"/>
          <w:noProof/>
          <w:sz w:val="20"/>
        </w:rPr>
        <w:t>. November 2015. doi:10.1038/nature16144.</w:t>
      </w:r>
    </w:p>
    <w:p w14:paraId="08FACCCD"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3. </w:t>
      </w:r>
      <w:r w:rsidRPr="000F6101">
        <w:rPr>
          <w:rFonts w:ascii="Arial" w:hAnsi="Arial" w:cs="Arial"/>
          <w:noProof/>
          <w:sz w:val="20"/>
        </w:rPr>
        <w:tab/>
        <w:t xml:space="preserve">García Molinos J, Halpern BS, Schoeman DS, et al. Climate velocity and the future global redistribution of marine biodiversity. </w:t>
      </w:r>
      <w:r w:rsidRPr="000F6101">
        <w:rPr>
          <w:rFonts w:ascii="Arial" w:hAnsi="Arial" w:cs="Arial"/>
          <w:i/>
          <w:iCs/>
          <w:noProof/>
          <w:sz w:val="20"/>
        </w:rPr>
        <w:t>Nat Clim Chang</w:t>
      </w:r>
      <w:r w:rsidRPr="000F6101">
        <w:rPr>
          <w:rFonts w:ascii="Arial" w:hAnsi="Arial" w:cs="Arial"/>
          <w:noProof/>
          <w:sz w:val="20"/>
        </w:rPr>
        <w:t>. 2015;6(1):83-88. doi:10.1038/nclimate2769.</w:t>
      </w:r>
    </w:p>
    <w:p w14:paraId="188F9CB5"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4. </w:t>
      </w:r>
      <w:r w:rsidRPr="000F6101">
        <w:rPr>
          <w:rFonts w:ascii="Arial" w:hAnsi="Arial" w:cs="Arial"/>
          <w:noProof/>
          <w:sz w:val="20"/>
        </w:rPr>
        <w:tab/>
        <w:t xml:space="preserve">Peters RL. The Greenhouse Effect and Nature Reserves. </w:t>
      </w:r>
      <w:r w:rsidRPr="000F6101">
        <w:rPr>
          <w:rFonts w:ascii="Arial" w:hAnsi="Arial" w:cs="Arial"/>
          <w:i/>
          <w:iCs/>
          <w:noProof/>
          <w:sz w:val="20"/>
        </w:rPr>
        <w:t>Bioscience</w:t>
      </w:r>
      <w:r w:rsidRPr="000F6101">
        <w:rPr>
          <w:rFonts w:ascii="Arial" w:hAnsi="Arial" w:cs="Arial"/>
          <w:noProof/>
          <w:sz w:val="20"/>
        </w:rPr>
        <w:t>. 1985;35(11):707-717. doi:10.2307/1310052.</w:t>
      </w:r>
    </w:p>
    <w:p w14:paraId="587B8320"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5. </w:t>
      </w:r>
      <w:r w:rsidRPr="000F6101">
        <w:rPr>
          <w:rFonts w:ascii="Arial" w:hAnsi="Arial" w:cs="Arial"/>
          <w:noProof/>
          <w:sz w:val="20"/>
        </w:rPr>
        <w:tab/>
        <w:t xml:space="preserve">Graham N a J, McClanahan TR, MacNeil MA, et al. Climate warming, marine protected areas and the ocean-scale integrity of coral reef ecosystems. </w:t>
      </w:r>
      <w:r w:rsidRPr="000F6101">
        <w:rPr>
          <w:rFonts w:ascii="Arial" w:hAnsi="Arial" w:cs="Arial"/>
          <w:i/>
          <w:iCs/>
          <w:noProof/>
          <w:sz w:val="20"/>
        </w:rPr>
        <w:t>PLoS One</w:t>
      </w:r>
      <w:r w:rsidRPr="000F6101">
        <w:rPr>
          <w:rFonts w:ascii="Arial" w:hAnsi="Arial" w:cs="Arial"/>
          <w:noProof/>
          <w:sz w:val="20"/>
        </w:rPr>
        <w:t>. 2008;3(8):e3039. doi:10.1371/journal.pone.0003039.</w:t>
      </w:r>
    </w:p>
    <w:p w14:paraId="15624562"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6. </w:t>
      </w:r>
      <w:r w:rsidRPr="000F6101">
        <w:rPr>
          <w:rFonts w:ascii="Arial" w:hAnsi="Arial" w:cs="Arial"/>
          <w:noProof/>
          <w:sz w:val="20"/>
        </w:rPr>
        <w:tab/>
        <w:t xml:space="preserve">Monahan WB, Fisichelli NA. Climate exposure of US national parks in a new era of change. </w:t>
      </w:r>
      <w:r w:rsidRPr="000F6101">
        <w:rPr>
          <w:rFonts w:ascii="Arial" w:hAnsi="Arial" w:cs="Arial"/>
          <w:i/>
          <w:iCs/>
          <w:noProof/>
          <w:sz w:val="20"/>
        </w:rPr>
        <w:t>PLoS One</w:t>
      </w:r>
      <w:r w:rsidRPr="000F6101">
        <w:rPr>
          <w:rFonts w:ascii="Arial" w:hAnsi="Arial" w:cs="Arial"/>
          <w:noProof/>
          <w:sz w:val="20"/>
        </w:rPr>
        <w:t>. 2014;9(7):e101302.</w:t>
      </w:r>
    </w:p>
    <w:p w14:paraId="760C8382"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7. </w:t>
      </w:r>
      <w:r w:rsidRPr="000F6101">
        <w:rPr>
          <w:rFonts w:ascii="Arial" w:hAnsi="Arial" w:cs="Arial"/>
          <w:noProof/>
          <w:sz w:val="20"/>
        </w:rPr>
        <w:tab/>
        <w:t xml:space="preserve">Hughes TP, Kerry J, Álvarez-Noriega M, et al. Global warming and recurrent mass bleaching of corals. </w:t>
      </w:r>
      <w:r w:rsidRPr="000F6101">
        <w:rPr>
          <w:rFonts w:ascii="Arial" w:hAnsi="Arial" w:cs="Arial"/>
          <w:i/>
          <w:iCs/>
          <w:noProof/>
          <w:sz w:val="20"/>
        </w:rPr>
        <w:t>Nature</w:t>
      </w:r>
      <w:r w:rsidRPr="000F6101">
        <w:rPr>
          <w:rFonts w:ascii="Arial" w:hAnsi="Arial" w:cs="Arial"/>
          <w:noProof/>
          <w:sz w:val="20"/>
        </w:rPr>
        <w:t>. 2017. doi:10.1038/nature21707.</w:t>
      </w:r>
    </w:p>
    <w:p w14:paraId="591E1A4C"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8. </w:t>
      </w:r>
      <w:r w:rsidRPr="000F6101">
        <w:rPr>
          <w:rFonts w:ascii="Arial" w:hAnsi="Arial" w:cs="Arial"/>
          <w:noProof/>
          <w:sz w:val="20"/>
        </w:rPr>
        <w:tab/>
        <w:t xml:space="preserve">van Vuuren DP, Edmonds J, Kainuma M, et al. The representative concentration pathways: an overview. </w:t>
      </w:r>
      <w:r w:rsidRPr="000F6101">
        <w:rPr>
          <w:rFonts w:ascii="Arial" w:hAnsi="Arial" w:cs="Arial"/>
          <w:i/>
          <w:iCs/>
          <w:noProof/>
          <w:sz w:val="20"/>
        </w:rPr>
        <w:t>Clim Change</w:t>
      </w:r>
      <w:r w:rsidRPr="000F6101">
        <w:rPr>
          <w:rFonts w:ascii="Arial" w:hAnsi="Arial" w:cs="Arial"/>
          <w:noProof/>
          <w:sz w:val="20"/>
        </w:rPr>
        <w:t>. 2011;109(1-2):5-31. doi:10.1007/s10584-011-0148-z.</w:t>
      </w:r>
    </w:p>
    <w:p w14:paraId="72E3AA0D"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9.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2FFA9C3"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10. </w:t>
      </w:r>
      <w:r w:rsidRPr="000F6101">
        <w:rPr>
          <w:rFonts w:ascii="Arial" w:hAnsi="Arial" w:cs="Arial"/>
          <w:noProof/>
          <w:sz w:val="20"/>
        </w:rPr>
        <w:tab/>
        <w:t xml:space="preserve">Gattuso J-P, Magnan A, Bille R, et al. Contrasting futures for ocean and society from different anthropogenic CO2 emissions scenarios. </w:t>
      </w:r>
      <w:r w:rsidRPr="000F6101">
        <w:rPr>
          <w:rFonts w:ascii="Arial" w:hAnsi="Arial" w:cs="Arial"/>
          <w:i/>
          <w:iCs/>
          <w:noProof/>
          <w:sz w:val="20"/>
        </w:rPr>
        <w:t>Science (80- )</w:t>
      </w:r>
      <w:r w:rsidRPr="000F6101">
        <w:rPr>
          <w:rFonts w:ascii="Arial" w:hAnsi="Arial" w:cs="Arial"/>
          <w:noProof/>
          <w:sz w:val="20"/>
        </w:rPr>
        <w:t>. 2015;349(6243):aac4722-1-aac4722-10. doi:10.1126/science.aac4722.</w:t>
      </w:r>
    </w:p>
    <w:p w14:paraId="45206D30"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11. </w:t>
      </w:r>
      <w:r w:rsidRPr="000F6101">
        <w:rPr>
          <w:rFonts w:ascii="Arial" w:hAnsi="Arial" w:cs="Arial"/>
          <w:noProof/>
          <w:sz w:val="20"/>
        </w:rPr>
        <w:tab/>
        <w:t xml:space="preserve">Henson SA, Beaulieu C, Ilyina T, et al. Rapid emergence of climate change in environmental drivers of marine ecosystems. </w:t>
      </w:r>
      <w:r w:rsidRPr="000F6101">
        <w:rPr>
          <w:rFonts w:ascii="Arial" w:hAnsi="Arial" w:cs="Arial"/>
          <w:i/>
          <w:iCs/>
          <w:noProof/>
          <w:sz w:val="20"/>
        </w:rPr>
        <w:t>Nat Commun</w:t>
      </w:r>
      <w:r w:rsidRPr="000F6101">
        <w:rPr>
          <w:rFonts w:ascii="Arial" w:hAnsi="Arial" w:cs="Arial"/>
          <w:noProof/>
          <w:sz w:val="20"/>
        </w:rPr>
        <w:t>. 2017;8(5020):14682. doi:10.1038/ncomms14682.</w:t>
      </w:r>
    </w:p>
    <w:p w14:paraId="0809B1FE"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12. </w:t>
      </w:r>
      <w:r w:rsidRPr="000F6101">
        <w:rPr>
          <w:rFonts w:ascii="Arial" w:hAnsi="Arial" w:cs="Arial"/>
          <w:noProof/>
          <w:sz w:val="20"/>
        </w:rPr>
        <w:tab/>
        <w:t xml:space="preserve">Cacciapaglia C, van Woesik R. Reef-coral refugia in a rapidly changing ocean. </w:t>
      </w:r>
      <w:r w:rsidRPr="000F6101">
        <w:rPr>
          <w:rFonts w:ascii="Arial" w:hAnsi="Arial" w:cs="Arial"/>
          <w:i/>
          <w:iCs/>
          <w:noProof/>
          <w:sz w:val="20"/>
        </w:rPr>
        <w:t>Glob Chang Biol</w:t>
      </w:r>
      <w:r w:rsidRPr="000F6101">
        <w:rPr>
          <w:rFonts w:ascii="Arial" w:hAnsi="Arial" w:cs="Arial"/>
          <w:noProof/>
          <w:sz w:val="20"/>
        </w:rPr>
        <w:t>. 2015;21(6):2272-2282. doi:10.1111/gcb.12851.</w:t>
      </w:r>
    </w:p>
    <w:p w14:paraId="76FE11CC"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lastRenderedPageBreak/>
        <w:t xml:space="preserve">13. </w:t>
      </w:r>
      <w:r w:rsidRPr="000F6101">
        <w:rPr>
          <w:rFonts w:ascii="Arial" w:hAnsi="Arial" w:cs="Arial"/>
          <w:noProof/>
          <w:sz w:val="20"/>
        </w:rPr>
        <w:tab/>
        <w:t xml:space="preserve">McLeod E, Salm R, Green A, Almany J. Designing marine protected area networks to address the impacts of climate change. </w:t>
      </w:r>
      <w:r w:rsidRPr="000F6101">
        <w:rPr>
          <w:rFonts w:ascii="Arial" w:hAnsi="Arial" w:cs="Arial"/>
          <w:i/>
          <w:iCs/>
          <w:noProof/>
          <w:sz w:val="20"/>
        </w:rPr>
        <w:t>Front Ecol Environ</w:t>
      </w:r>
      <w:r w:rsidRPr="000F6101">
        <w:rPr>
          <w:rFonts w:ascii="Arial" w:hAnsi="Arial" w:cs="Arial"/>
          <w:noProof/>
          <w:sz w:val="20"/>
        </w:rPr>
        <w:t>. 2009;7(7):362-370. doi:10.1890/070211.</w:t>
      </w:r>
    </w:p>
    <w:p w14:paraId="0BFDA59D"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14. </w:t>
      </w:r>
      <w:r w:rsidRPr="000F6101">
        <w:rPr>
          <w:rFonts w:ascii="Arial" w:hAnsi="Arial" w:cs="Arial"/>
          <w:noProof/>
          <w:sz w:val="20"/>
        </w:rPr>
        <w:tab/>
        <w:t xml:space="preserve">Barry JP, Baxter CH, Sagarin RD, Gilman SE. Climate-related, long-term faunal changes in a california rocky intertidal community. </w:t>
      </w:r>
      <w:r w:rsidRPr="000F6101">
        <w:rPr>
          <w:rFonts w:ascii="Arial" w:hAnsi="Arial" w:cs="Arial"/>
          <w:i/>
          <w:iCs/>
          <w:noProof/>
          <w:sz w:val="20"/>
        </w:rPr>
        <w:t>Science (80- )</w:t>
      </w:r>
      <w:r w:rsidRPr="000F6101">
        <w:rPr>
          <w:rFonts w:ascii="Arial" w:hAnsi="Arial" w:cs="Arial"/>
          <w:noProof/>
          <w:sz w:val="20"/>
        </w:rPr>
        <w:t>. 1995;267:672-675.</w:t>
      </w:r>
    </w:p>
    <w:p w14:paraId="1CC73E18"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15. </w:t>
      </w:r>
      <w:r w:rsidRPr="000F6101">
        <w:rPr>
          <w:rFonts w:ascii="Arial" w:hAnsi="Arial" w:cs="Arial"/>
          <w:noProof/>
          <w:sz w:val="20"/>
        </w:rPr>
        <w:tab/>
        <w:t xml:space="preserve">Wernberg T, Bennett S, Babcock RC, et al. Climate-driven regime shift of a temperate marine ecosystem. </w:t>
      </w:r>
      <w:r w:rsidRPr="000F6101">
        <w:rPr>
          <w:rFonts w:ascii="Arial" w:hAnsi="Arial" w:cs="Arial"/>
          <w:i/>
          <w:iCs/>
          <w:noProof/>
          <w:sz w:val="20"/>
        </w:rPr>
        <w:t>Science (80- )</w:t>
      </w:r>
      <w:r w:rsidRPr="000F6101">
        <w:rPr>
          <w:rFonts w:ascii="Arial" w:hAnsi="Arial" w:cs="Arial"/>
          <w:noProof/>
          <w:sz w:val="20"/>
        </w:rPr>
        <w:t>. 2016;353(6295):169. doi:10.1126/science.aad8745.</w:t>
      </w:r>
    </w:p>
    <w:p w14:paraId="22A5F231"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16. </w:t>
      </w:r>
      <w:r w:rsidRPr="000F6101">
        <w:rPr>
          <w:rFonts w:ascii="Arial" w:hAnsi="Arial" w:cs="Arial"/>
          <w:noProof/>
          <w:sz w:val="20"/>
        </w:rPr>
        <w:tab/>
        <w:t xml:space="preserve">Poloczanska ES, Brown CJ, Sydeman WJ, et al. Global imprint of climate change on marine life. </w:t>
      </w:r>
      <w:r w:rsidRPr="000F6101">
        <w:rPr>
          <w:rFonts w:ascii="Arial" w:hAnsi="Arial" w:cs="Arial"/>
          <w:i/>
          <w:iCs/>
          <w:noProof/>
          <w:sz w:val="20"/>
        </w:rPr>
        <w:t>Nat Clim Chang</w:t>
      </w:r>
      <w:r w:rsidRPr="000F6101">
        <w:rPr>
          <w:rFonts w:ascii="Arial" w:hAnsi="Arial" w:cs="Arial"/>
          <w:noProof/>
          <w:sz w:val="20"/>
        </w:rPr>
        <w:t>. 2013;3(10):919-925. doi:10.1038/nclimate1958.</w:t>
      </w:r>
    </w:p>
    <w:p w14:paraId="5349029D"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17. </w:t>
      </w:r>
      <w:r w:rsidRPr="000F6101">
        <w:rPr>
          <w:rFonts w:ascii="Arial" w:hAnsi="Arial" w:cs="Arial"/>
          <w:noProof/>
          <w:sz w:val="20"/>
        </w:rPr>
        <w:tab/>
        <w:t xml:space="preserve">Aronson RB, Thatje S, Clarke A, et al. Climate Change and Invasibility of the Antarctic Benthos. </w:t>
      </w:r>
      <w:r w:rsidRPr="000F6101">
        <w:rPr>
          <w:rFonts w:ascii="Arial" w:hAnsi="Arial" w:cs="Arial"/>
          <w:i/>
          <w:iCs/>
          <w:noProof/>
          <w:sz w:val="20"/>
        </w:rPr>
        <w:t>Annu Rev Ecol Evol Syst</w:t>
      </w:r>
      <w:r w:rsidRPr="000F6101">
        <w:rPr>
          <w:rFonts w:ascii="Arial" w:hAnsi="Arial" w:cs="Arial"/>
          <w:noProof/>
          <w:sz w:val="20"/>
        </w:rPr>
        <w:t>. 2007;38(1):129-154. doi:10.1146/annurev.ecolsys.38.091206.095525.</w:t>
      </w:r>
    </w:p>
    <w:p w14:paraId="32F61F72"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18.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7212D29"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19. </w:t>
      </w:r>
      <w:r w:rsidRPr="000F6101">
        <w:rPr>
          <w:rFonts w:ascii="Arial" w:hAnsi="Arial" w:cs="Arial"/>
          <w:noProof/>
          <w:sz w:val="20"/>
        </w:rPr>
        <w:tab/>
        <w:t xml:space="preserve">Bruno JF, Carr LA, O’Connor MI. Exploring the role of temperature in the ocean through metabolic scaling. </w:t>
      </w:r>
      <w:r w:rsidRPr="000F6101">
        <w:rPr>
          <w:rFonts w:ascii="Arial" w:hAnsi="Arial" w:cs="Arial"/>
          <w:i/>
          <w:iCs/>
          <w:noProof/>
          <w:sz w:val="20"/>
        </w:rPr>
        <w:t>Ecology</w:t>
      </w:r>
      <w:r w:rsidRPr="000F6101">
        <w:rPr>
          <w:rFonts w:ascii="Arial" w:hAnsi="Arial" w:cs="Arial"/>
          <w:noProof/>
          <w:sz w:val="20"/>
        </w:rPr>
        <w:t>. 2015;96(12):3126-3140. doi:10.1890/14-1954.1.</w:t>
      </w:r>
    </w:p>
    <w:p w14:paraId="3ECE4214"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20. </w:t>
      </w:r>
      <w:r w:rsidRPr="000F6101">
        <w:rPr>
          <w:rFonts w:ascii="Arial" w:hAnsi="Arial" w:cs="Arial"/>
          <w:noProof/>
          <w:sz w:val="20"/>
        </w:rPr>
        <w:tab/>
        <w:t xml:space="preserve">Svensson F, Karlsson E, G\a ardmark A, et al. In situ warming strengthens trophic cascades in a coastal food web. </w:t>
      </w:r>
      <w:r w:rsidRPr="000F6101">
        <w:rPr>
          <w:rFonts w:ascii="Arial" w:hAnsi="Arial" w:cs="Arial"/>
          <w:i/>
          <w:iCs/>
          <w:noProof/>
          <w:sz w:val="20"/>
        </w:rPr>
        <w:t>Oikos</w:t>
      </w:r>
      <w:r w:rsidRPr="000F6101">
        <w:rPr>
          <w:rFonts w:ascii="Arial" w:hAnsi="Arial" w:cs="Arial"/>
          <w:noProof/>
          <w:sz w:val="20"/>
        </w:rPr>
        <w:t>. 2017:In press.</w:t>
      </w:r>
    </w:p>
    <w:p w14:paraId="09C9DE59"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21. </w:t>
      </w:r>
      <w:r w:rsidRPr="000F6101">
        <w:rPr>
          <w:rFonts w:ascii="Arial" w:hAnsi="Arial" w:cs="Arial"/>
          <w:noProof/>
          <w:sz w:val="20"/>
        </w:rPr>
        <w:tab/>
        <w:t xml:space="preserve">Diffenbaugh NS, Field CB. Changes in Ecologically Critical Terrestrial Climate Conditions. </w:t>
      </w:r>
      <w:r w:rsidRPr="000F6101">
        <w:rPr>
          <w:rFonts w:ascii="Arial" w:hAnsi="Arial" w:cs="Arial"/>
          <w:i/>
          <w:iCs/>
          <w:noProof/>
          <w:sz w:val="20"/>
        </w:rPr>
        <w:t>Science (80- )</w:t>
      </w:r>
      <w:r w:rsidRPr="000F6101">
        <w:rPr>
          <w:rFonts w:ascii="Arial" w:hAnsi="Arial" w:cs="Arial"/>
          <w:noProof/>
          <w:sz w:val="20"/>
        </w:rPr>
        <w:t>. 2013;341(6145):486. doi:10.1126/science.1237123.</w:t>
      </w:r>
    </w:p>
    <w:p w14:paraId="2063B115"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22. </w:t>
      </w:r>
      <w:r w:rsidRPr="000F6101">
        <w:rPr>
          <w:rFonts w:ascii="Arial" w:hAnsi="Arial" w:cs="Arial"/>
          <w:noProof/>
          <w:sz w:val="20"/>
        </w:rPr>
        <w:tab/>
        <w:t xml:space="preserve">McCauley DJ, Pinsky ML, Palumbi SR, Estes J a., Joyce FH, Warner RR. Marine defaunation: Animal loss in the global ocean. </w:t>
      </w:r>
      <w:r w:rsidRPr="000F6101">
        <w:rPr>
          <w:rFonts w:ascii="Arial" w:hAnsi="Arial" w:cs="Arial"/>
          <w:i/>
          <w:iCs/>
          <w:noProof/>
          <w:sz w:val="20"/>
        </w:rPr>
        <w:t>Science (80- )</w:t>
      </w:r>
      <w:r w:rsidRPr="000F6101">
        <w:rPr>
          <w:rFonts w:ascii="Arial" w:hAnsi="Arial" w:cs="Arial"/>
          <w:noProof/>
          <w:sz w:val="20"/>
        </w:rPr>
        <w:t>. 2015;347(6219):247-254. doi:10.1126/science.1255641.</w:t>
      </w:r>
    </w:p>
    <w:p w14:paraId="2B8D47AD"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23. </w:t>
      </w:r>
      <w:r w:rsidRPr="000F6101">
        <w:rPr>
          <w:rFonts w:ascii="Arial" w:hAnsi="Arial" w:cs="Arial"/>
          <w:noProof/>
          <w:sz w:val="20"/>
        </w:rPr>
        <w:tab/>
        <w:t xml:space="preserve">Waycott M, Duarte CM, Carruthers TJB, et al. Accelerating loss of seagrasses across the globe threatens coastal ecosystems. </w:t>
      </w:r>
      <w:r w:rsidRPr="000F6101">
        <w:rPr>
          <w:rFonts w:ascii="Arial" w:hAnsi="Arial" w:cs="Arial"/>
          <w:i/>
          <w:iCs/>
          <w:noProof/>
          <w:sz w:val="20"/>
        </w:rPr>
        <w:t>Proc Natl Acad Sci</w:t>
      </w:r>
      <w:r w:rsidRPr="000F6101">
        <w:rPr>
          <w:rFonts w:ascii="Arial" w:hAnsi="Arial" w:cs="Arial"/>
          <w:noProof/>
          <w:sz w:val="20"/>
        </w:rPr>
        <w:t>. 2009;106:12377-12381. doi:10.1073/pnas.0905620106.</w:t>
      </w:r>
    </w:p>
    <w:p w14:paraId="6603718A"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24. </w:t>
      </w:r>
      <w:r w:rsidRPr="000F6101">
        <w:rPr>
          <w:rFonts w:ascii="Arial" w:hAnsi="Arial" w:cs="Arial"/>
          <w:noProof/>
          <w:sz w:val="20"/>
        </w:rPr>
        <w:tab/>
        <w:t xml:space="preserve">Polidoro BA, Carpenter KE, Collins L, et al. The Loss of Species: Mangrove Extinction Risk and Geographic Areas of Global Concern. Hansen DM, ed. </w:t>
      </w:r>
      <w:r w:rsidRPr="000F6101">
        <w:rPr>
          <w:rFonts w:ascii="Arial" w:hAnsi="Arial" w:cs="Arial"/>
          <w:i/>
          <w:iCs/>
          <w:noProof/>
          <w:sz w:val="20"/>
        </w:rPr>
        <w:t>PLoS One</w:t>
      </w:r>
      <w:r w:rsidRPr="000F6101">
        <w:rPr>
          <w:rFonts w:ascii="Arial" w:hAnsi="Arial" w:cs="Arial"/>
          <w:noProof/>
          <w:sz w:val="20"/>
        </w:rPr>
        <w:t>. 2010;5(4):e10095. doi:10.1371/journal.pone.0010095.</w:t>
      </w:r>
    </w:p>
    <w:p w14:paraId="2D27B617"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25. </w:t>
      </w:r>
      <w:r w:rsidRPr="000F6101">
        <w:rPr>
          <w:rFonts w:ascii="Arial" w:hAnsi="Arial" w:cs="Arial"/>
          <w:noProof/>
          <w:sz w:val="20"/>
        </w:rPr>
        <w:tab/>
        <w:t xml:space="preserve">Bruno JF, Selig ER. Regional decline of coral cover in the Indo-Pacific: timing, extent, and </w:t>
      </w:r>
      <w:r w:rsidRPr="000F6101">
        <w:rPr>
          <w:rFonts w:ascii="Arial" w:hAnsi="Arial" w:cs="Arial"/>
          <w:noProof/>
          <w:sz w:val="20"/>
        </w:rPr>
        <w:lastRenderedPageBreak/>
        <w:t xml:space="preserve">subregional comparisons. </w:t>
      </w:r>
      <w:r w:rsidRPr="000F6101">
        <w:rPr>
          <w:rFonts w:ascii="Arial" w:hAnsi="Arial" w:cs="Arial"/>
          <w:i/>
          <w:iCs/>
          <w:noProof/>
          <w:sz w:val="20"/>
        </w:rPr>
        <w:t>PLoS One</w:t>
      </w:r>
      <w:r w:rsidRPr="000F6101">
        <w:rPr>
          <w:rFonts w:ascii="Arial" w:hAnsi="Arial" w:cs="Arial"/>
          <w:noProof/>
          <w:sz w:val="20"/>
        </w:rPr>
        <w:t>. 2007:e711.</w:t>
      </w:r>
    </w:p>
    <w:p w14:paraId="67816CF7"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26. </w:t>
      </w:r>
      <w:r w:rsidRPr="000F6101">
        <w:rPr>
          <w:rFonts w:ascii="Arial" w:hAnsi="Arial" w:cs="Arial"/>
          <w:noProof/>
          <w:sz w:val="20"/>
        </w:rPr>
        <w:tab/>
        <w:t xml:space="preserve">Edgar GJ, Stuart-Smith RD, Willis TJ, et al. Global conservation outcomes depend on marine protected areas with five key features. </w:t>
      </w:r>
      <w:r w:rsidRPr="000F6101">
        <w:rPr>
          <w:rFonts w:ascii="Arial" w:hAnsi="Arial" w:cs="Arial"/>
          <w:i/>
          <w:iCs/>
          <w:noProof/>
          <w:sz w:val="20"/>
        </w:rPr>
        <w:t>Nature</w:t>
      </w:r>
      <w:r w:rsidRPr="000F6101">
        <w:rPr>
          <w:rFonts w:ascii="Arial" w:hAnsi="Arial" w:cs="Arial"/>
          <w:noProof/>
          <w:sz w:val="20"/>
        </w:rPr>
        <w:t>. 2014;506(7487):216-220. doi:10.1038/nature13022.</w:t>
      </w:r>
    </w:p>
    <w:p w14:paraId="6B3E2D0C"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27. </w:t>
      </w:r>
      <w:r w:rsidRPr="000F6101">
        <w:rPr>
          <w:rFonts w:ascii="Arial" w:hAnsi="Arial" w:cs="Arial"/>
          <w:noProof/>
          <w:sz w:val="20"/>
        </w:rPr>
        <w:tab/>
        <w:t>Lester SE, Halpern BS, Grorud-colvert K, et al. Biological effects within no-take marine reserves : a global synthesis. 2009;384:33-46. doi:10.3354/meps08029.</w:t>
      </w:r>
    </w:p>
    <w:p w14:paraId="4B532616"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28. </w:t>
      </w:r>
      <w:r w:rsidRPr="000F6101">
        <w:rPr>
          <w:rFonts w:ascii="Arial" w:hAnsi="Arial" w:cs="Arial"/>
          <w:noProof/>
          <w:sz w:val="20"/>
        </w:rPr>
        <w:tab/>
        <w:t xml:space="preserve">O’Leary BC, Winther-Janson M, Bainbridge JM, Aitken J, Hawkins JP, Roberts CM. Effective Coverage Targets for Ocean Protection. </w:t>
      </w:r>
      <w:r w:rsidRPr="000F6101">
        <w:rPr>
          <w:rFonts w:ascii="Arial" w:hAnsi="Arial" w:cs="Arial"/>
          <w:i/>
          <w:iCs/>
          <w:noProof/>
          <w:sz w:val="20"/>
        </w:rPr>
        <w:t>Conserv Lett</w:t>
      </w:r>
      <w:r w:rsidRPr="000F6101">
        <w:rPr>
          <w:rFonts w:ascii="Arial" w:hAnsi="Arial" w:cs="Arial"/>
          <w:noProof/>
          <w:sz w:val="20"/>
        </w:rPr>
        <w:t>. 2016;0(0):1-6. doi:10.1111/conl.12247.</w:t>
      </w:r>
    </w:p>
    <w:p w14:paraId="4FE8F63A" w14:textId="77777777" w:rsidR="000F6101" w:rsidRPr="000F6101" w:rsidRDefault="000F6101" w:rsidP="000F6101">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29. </w:t>
      </w:r>
      <w:r w:rsidRPr="000F6101">
        <w:rPr>
          <w:rFonts w:ascii="Arial" w:hAnsi="Arial" w:cs="Arial"/>
          <w:noProof/>
          <w:sz w:val="20"/>
        </w:rPr>
        <w:tab/>
        <w:t xml:space="preserve">Spalding MD, Fox HE, Allen GR, et al. Marine Ecoregions of the World: A Bioregionalization of Coastal and Shelf Areas. </w:t>
      </w:r>
      <w:r w:rsidRPr="000F6101">
        <w:rPr>
          <w:rFonts w:ascii="Arial" w:hAnsi="Arial" w:cs="Arial"/>
          <w:i/>
          <w:iCs/>
          <w:noProof/>
          <w:sz w:val="20"/>
        </w:rPr>
        <w:t>Bioscience</w:t>
      </w:r>
      <w:r w:rsidRPr="000F6101">
        <w:rPr>
          <w:rFonts w:ascii="Arial" w:hAnsi="Arial" w:cs="Arial"/>
          <w:noProof/>
          <w:sz w:val="20"/>
        </w:rPr>
        <w:t>. 2007;57(7):573-583. doi:10.1641/B570707.</w:t>
      </w:r>
    </w:p>
    <w:p w14:paraId="5D866124" w14:textId="2995D4B7" w:rsidR="00DA676B" w:rsidRPr="0020463F" w:rsidRDefault="00DA676B" w:rsidP="000F6101">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4831298B"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warming rates of ocean temperatures (mean</w:t>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climate models (RCPs)</w:t>
      </w:r>
      <w:r w:rsidR="00BF5917" w:rsidRPr="00BF5917">
        <w:rPr>
          <w:rFonts w:ascii="Arial" w:hAnsi="Arial" w:cs="Arial"/>
          <w:sz w:val="20"/>
          <w:szCs w:val="20"/>
        </w:rPr>
        <w:t>.</w:t>
      </w:r>
      <w:r w:rsidR="00BF5917">
        <w:rPr>
          <w:rFonts w:ascii="Arial" w:hAnsi="Arial" w:cs="Arial"/>
          <w:sz w:val="20"/>
          <w:szCs w:val="20"/>
        </w:rPr>
        <w:t xml:space="preserve"> (sample size)</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BD75A5">
              <w:rPr>
                <w:rFonts w:ascii="Arial" w:hAnsi="Arial" w:cs="Arial"/>
                <w:sz w:val="18"/>
                <w:szCs w:val="18"/>
              </w:rPr>
              <w:t>Subropical</w:t>
            </w:r>
            <w:proofErr w:type="spellEnd"/>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5836B071"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Pr="00884042">
        <w:rPr>
          <w:rFonts w:ascii="Arial" w:hAnsi="Arial" w:cs="Arial"/>
          <w:b/>
          <w:sz w:val="20"/>
          <w:szCs w:val="20"/>
        </w:rPr>
        <w:t>.</w:t>
      </w:r>
      <w:r>
        <w:rPr>
          <w:rFonts w:ascii="Arial" w:hAnsi="Arial" w:cs="Arial"/>
          <w:sz w:val="20"/>
          <w:szCs w:val="20"/>
        </w:rPr>
        <w:t xml:space="preserve"> Projected </w:t>
      </w:r>
      <w:r w:rsidRPr="00BF5917">
        <w:rPr>
          <w:rFonts w:ascii="Arial" w:hAnsi="Arial" w:cs="Arial"/>
          <w:sz w:val="20"/>
          <w:szCs w:val="20"/>
        </w:rPr>
        <w:t xml:space="preserve">warming rates </w:t>
      </w:r>
      <w:r w:rsidR="007709F8">
        <w:rPr>
          <w:rFonts w:ascii="Arial" w:hAnsi="Arial" w:cs="Arial"/>
          <w:sz w:val="20"/>
          <w:szCs w:val="20"/>
        </w:rPr>
        <w:t xml:space="preserve">(mean values and sample size = number of cells) </w:t>
      </w:r>
      <w:r w:rsidRPr="00BF5917">
        <w:rPr>
          <w:rFonts w:ascii="Arial" w:hAnsi="Arial" w:cs="Arial"/>
          <w:sz w:val="20"/>
          <w:szCs w:val="20"/>
        </w:rPr>
        <w:t>of ocean temperatures (mean</w:t>
      </w:r>
      <w:r>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MPAs </w:t>
      </w:r>
      <w:r>
        <w:rPr>
          <w:rFonts w:ascii="Arial" w:hAnsi="Arial" w:cs="Arial"/>
          <w:color w:val="1A1A1A"/>
          <w:sz w:val="20"/>
          <w:szCs w:val="20"/>
        </w:rPr>
        <w:t xml:space="preserve">and for the </w:t>
      </w:r>
      <w:proofErr w:type="spellStart"/>
      <w:r>
        <w:rPr>
          <w:rFonts w:ascii="Arial" w:hAnsi="Arial" w:cs="Arial"/>
          <w:color w:val="1A1A1A"/>
          <w:sz w:val="20"/>
          <w:szCs w:val="20"/>
        </w:rPr>
        <w:t>entre</w:t>
      </w:r>
      <w:proofErr w:type="spellEnd"/>
      <w:r>
        <w:rPr>
          <w:rFonts w:ascii="Arial" w:hAnsi="Arial" w:cs="Arial"/>
          <w:color w:val="1A1A1A"/>
          <w:sz w:val="20"/>
          <w:szCs w:val="20"/>
        </w:rPr>
        <w:t xml:space="preserve"> region (all cells) </w:t>
      </w:r>
      <w:r w:rsidRPr="00BF5917">
        <w:rPr>
          <w:rFonts w:ascii="Arial" w:hAnsi="Arial" w:cs="Arial"/>
          <w:color w:val="1A1A1A"/>
          <w:sz w:val="20"/>
          <w:szCs w:val="20"/>
        </w:rPr>
        <w:t xml:space="preserve">in four </w:t>
      </w:r>
      <w:r w:rsidRPr="00BF5917">
        <w:rPr>
          <w:rFonts w:ascii="Arial" w:hAnsi="Arial" w:cs="Arial"/>
          <w:sz w:val="20"/>
          <w:szCs w:val="20"/>
        </w:rPr>
        <w:t>latitudinal zones</w:t>
      </w:r>
      <w:r>
        <w:rPr>
          <w:rFonts w:ascii="Arial" w:hAnsi="Arial" w:cs="Arial"/>
          <w:sz w:val="20"/>
          <w:szCs w:val="20"/>
        </w:rPr>
        <w:t xml:space="preserve"> for RCP 8.5</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 xml:space="preserve">Overall mean rate of the global ocean is 0.042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7709F8">
              <w:rPr>
                <w:rFonts w:ascii="Arial" w:hAnsi="Arial" w:cs="Arial"/>
                <w:sz w:val="20"/>
                <w:szCs w:val="20"/>
              </w:rPr>
              <w:t>Subropical</w:t>
            </w:r>
            <w:proofErr w:type="spellEnd"/>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20B26933"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5D3A66">
        <w:rPr>
          <w:rFonts w:ascii="Arial" w:hAnsi="Arial" w:cs="Arial"/>
          <w:b/>
          <w:sz w:val="20"/>
          <w:szCs w:val="20"/>
        </w:rPr>
        <w:t xml:space="preserve">, </w:t>
      </w:r>
      <w:r w:rsidR="00CF335A" w:rsidRPr="00CF335A">
        <w:rPr>
          <w:rFonts w:ascii="Arial" w:hAnsi="Arial" w:cs="Arial"/>
          <w:b/>
          <w:sz w:val="20"/>
          <w:szCs w:val="20"/>
        </w:rPr>
        <w:t>2010</w:t>
      </w:r>
      <w:r w:rsidR="005D3A66">
        <w:rPr>
          <w:rFonts w:ascii="Arial" w:hAnsi="Arial" w:cs="Arial"/>
          <w:b/>
          <w:sz w:val="20"/>
          <w:szCs w:val="20"/>
        </w:rPr>
        <w:t>–</w:t>
      </w:r>
      <w:r w:rsidR="00CF335A" w:rsidRPr="00CF335A">
        <w:rPr>
          <w:rFonts w:ascii="Arial" w:hAnsi="Arial" w:cs="Arial"/>
          <w:b/>
          <w:sz w:val="20"/>
          <w:szCs w:val="20"/>
        </w:rPr>
        <w:t>2100</w:t>
      </w:r>
      <w:r w:rsidR="00743442" w:rsidRPr="00CF335A">
        <w:rPr>
          <w:rFonts w:ascii="Arial" w:hAnsi="Arial" w:cs="Arial"/>
          <w:b/>
          <w:sz w:val="20"/>
          <w:szCs w:val="20"/>
        </w:rPr>
        <w:t>.</w:t>
      </w:r>
      <w:r w:rsidR="00743442">
        <w:rPr>
          <w:rFonts w:ascii="Arial" w:hAnsi="Arial" w:cs="Arial"/>
          <w:sz w:val="20"/>
          <w:szCs w:val="20"/>
        </w:rPr>
        <w:t xml:space="preserve"> </w:t>
      </w:r>
      <w:r w:rsidR="00CB7004">
        <w:rPr>
          <w:rFonts w:ascii="Arial" w:hAnsi="Arial" w:cs="Arial"/>
          <w:sz w:val="20"/>
          <w:szCs w:val="20"/>
        </w:rPr>
        <w:t>Change</w:t>
      </w:r>
      <w:r w:rsidR="009F7AD8">
        <w:rPr>
          <w:rFonts w:ascii="Arial" w:hAnsi="Arial" w:cs="Arial"/>
          <w:sz w:val="20"/>
          <w:szCs w:val="20"/>
        </w:rPr>
        <w:t>s</w:t>
      </w:r>
      <w:r w:rsidR="00CB7004">
        <w:rPr>
          <w:rFonts w:ascii="Arial" w:hAnsi="Arial" w:cs="Arial"/>
          <w:sz w:val="20"/>
          <w:szCs w:val="20"/>
        </w:rPr>
        <w:t xml:space="preserve"> are SST</w:t>
      </w:r>
      <w:r w:rsidR="005D3A66">
        <w:rPr>
          <w:rFonts w:ascii="Arial" w:hAnsi="Arial" w:cs="Arial"/>
          <w:sz w:val="20"/>
          <w:szCs w:val="20"/>
        </w:rPr>
        <w:t>s</w:t>
      </w:r>
      <w:r w:rsidR="00CB7004">
        <w:rPr>
          <w:rFonts w:ascii="Arial" w:hAnsi="Arial" w:cs="Arial"/>
          <w:sz w:val="20"/>
          <w:szCs w:val="20"/>
        </w:rPr>
        <w:t xml:space="preserve"> (</w:t>
      </w:r>
      <w:r w:rsidR="00CB7004" w:rsidRPr="002E783F">
        <w:rPr>
          <w:rFonts w:ascii="Arial" w:hAnsi="Arial" w:cs="Arial"/>
          <w:color w:val="1A1A1A"/>
          <w:sz w:val="20"/>
          <w:szCs w:val="20"/>
        </w:rPr>
        <w:t>°C</w:t>
      </w:r>
      <w:r w:rsidR="00CB7004">
        <w:rPr>
          <w:rFonts w:ascii="Arial" w:hAnsi="Arial" w:cs="Arial"/>
          <w:sz w:val="20"/>
          <w:szCs w:val="20"/>
        </w:rPr>
        <w:t>) based on</w:t>
      </w:r>
      <w:r w:rsidRPr="000F1386">
        <w:rPr>
          <w:rFonts w:ascii="Arial" w:hAnsi="Arial" w:cs="Arial"/>
          <w:sz w:val="20"/>
          <w:szCs w:val="20"/>
        </w:rPr>
        <w:t xml:space="preserve"> downscaled CIM</w:t>
      </w:r>
      <w:r w:rsidR="00C26ADC">
        <w:rPr>
          <w:rFonts w:ascii="Arial" w:hAnsi="Arial" w:cs="Arial"/>
          <w:sz w:val="20"/>
          <w:szCs w:val="20"/>
        </w:rPr>
        <w:t xml:space="preserve">P3 model outputs under the A2 </w:t>
      </w:r>
      <w:r w:rsidRPr="000F1386">
        <w:rPr>
          <w:rFonts w:ascii="Arial" w:hAnsi="Arial" w:cs="Arial"/>
          <w:sz w:val="20"/>
          <w:szCs w:val="20"/>
        </w:rPr>
        <w:t>high</w:t>
      </w:r>
      <w:r w:rsidR="005D3A66">
        <w:rPr>
          <w:rFonts w:ascii="Arial" w:hAnsi="Arial" w:cs="Arial"/>
          <w:sz w:val="20"/>
          <w:szCs w:val="20"/>
        </w:rPr>
        <w:t>-</w:t>
      </w:r>
      <w:r w:rsidR="00CB7004">
        <w:rPr>
          <w:rFonts w:ascii="Arial" w:hAnsi="Arial" w:cs="Arial"/>
          <w:sz w:val="20"/>
          <w:szCs w:val="20"/>
        </w:rPr>
        <w:t>emissions</w:t>
      </w:r>
      <w:r w:rsidRPr="000F1386">
        <w:rPr>
          <w:rFonts w:ascii="Arial" w:hAnsi="Arial" w:cs="Arial"/>
          <w:sz w:val="20"/>
          <w:szCs w:val="20"/>
        </w:rPr>
        <w:t xml:space="preserve"> scenario. Black dots indicate the locat</w:t>
      </w:r>
      <w:r w:rsidR="00FD2784">
        <w:rPr>
          <w:rFonts w:ascii="Arial" w:hAnsi="Arial" w:cs="Arial"/>
          <w:sz w:val="20"/>
          <w:szCs w:val="20"/>
        </w:rPr>
        <w:t xml:space="preserve">ions (geographic centroids) </w:t>
      </w:r>
      <w:r w:rsidR="005D3A66">
        <w:rPr>
          <w:rFonts w:ascii="Arial" w:hAnsi="Arial" w:cs="Arial"/>
          <w:sz w:val="20"/>
          <w:szCs w:val="20"/>
        </w:rPr>
        <w:t xml:space="preserve">of </w:t>
      </w:r>
      <w:r w:rsidR="00C26ADC">
        <w:rPr>
          <w:rFonts w:ascii="Arial" w:hAnsi="Arial" w:cs="Arial"/>
          <w:sz w:val="20"/>
          <w:szCs w:val="20"/>
        </w:rPr>
        <w:t>MPAs</w:t>
      </w:r>
      <w:r w:rsidRPr="000F1386">
        <w:rPr>
          <w:rFonts w:ascii="Arial" w:hAnsi="Arial" w:cs="Arial"/>
          <w:sz w:val="20"/>
          <w:szCs w:val="20"/>
        </w:rPr>
        <w:t xml:space="preserve"> used in the analysis. </w:t>
      </w:r>
      <w:r w:rsidR="00743442" w:rsidRPr="002E4F4B">
        <w:rPr>
          <w:rFonts w:ascii="Arial" w:hAnsi="Arial" w:cs="Arial"/>
          <w:b/>
          <w:sz w:val="20"/>
          <w:szCs w:val="20"/>
        </w:rPr>
        <w:t>a,</w:t>
      </w:r>
      <w:r w:rsidR="00FD2784">
        <w:rPr>
          <w:rFonts w:ascii="Arial" w:hAnsi="Arial" w:cs="Arial"/>
          <w:sz w:val="20"/>
          <w:szCs w:val="20"/>
        </w:rPr>
        <w:t xml:space="preserve"> </w:t>
      </w:r>
      <w:r w:rsidR="00C26ADC">
        <w:rPr>
          <w:rFonts w:ascii="Arial" w:hAnsi="Arial" w:cs="Arial"/>
          <w:sz w:val="20"/>
          <w:szCs w:val="20"/>
        </w:rPr>
        <w:t>Global change</w:t>
      </w:r>
      <w:r w:rsidR="005D3A66">
        <w:rPr>
          <w:rFonts w:ascii="Arial" w:hAnsi="Arial" w:cs="Arial"/>
          <w:sz w:val="20"/>
          <w:szCs w:val="20"/>
        </w:rPr>
        <w:t>s</w:t>
      </w:r>
      <w:r w:rsidR="00C26ADC">
        <w:rPr>
          <w:rFonts w:ascii="Arial" w:hAnsi="Arial" w:cs="Arial"/>
          <w:sz w:val="20"/>
          <w:szCs w:val="20"/>
        </w:rPr>
        <w:t xml:space="preserve"> in mean SST</w:t>
      </w:r>
      <w:r w:rsidR="005D3A66">
        <w:rPr>
          <w:rFonts w:ascii="Arial" w:hAnsi="Arial" w:cs="Arial"/>
          <w:sz w:val="20"/>
          <w:szCs w:val="20"/>
        </w:rPr>
        <w:t>s</w:t>
      </w:r>
      <w:r w:rsidR="00C26ADC">
        <w:rPr>
          <w:rFonts w:ascii="Arial" w:hAnsi="Arial" w:cs="Arial"/>
          <w:sz w:val="20"/>
          <w:szCs w:val="20"/>
        </w:rPr>
        <w:t xml:space="preserve">. </w:t>
      </w:r>
      <w:r w:rsidR="00743442" w:rsidRPr="004430E3">
        <w:rPr>
          <w:rFonts w:ascii="Arial" w:hAnsi="Arial" w:cs="Arial"/>
          <w:b/>
          <w:sz w:val="20"/>
          <w:szCs w:val="20"/>
        </w:rPr>
        <w:t>b</w:t>
      </w:r>
      <w:r w:rsidR="00C26ADC">
        <w:rPr>
          <w:rFonts w:ascii="Arial" w:hAnsi="Arial" w:cs="Arial"/>
          <w:b/>
          <w:sz w:val="20"/>
          <w:szCs w:val="20"/>
        </w:rPr>
        <w:t xml:space="preserve">–c, </w:t>
      </w:r>
      <w:r w:rsidR="00332F45" w:rsidRPr="00332F45">
        <w:rPr>
          <w:rFonts w:ascii="Arial" w:hAnsi="Arial" w:cs="Arial"/>
          <w:sz w:val="20"/>
          <w:szCs w:val="20"/>
        </w:rPr>
        <w:t>Maximum SST</w:t>
      </w:r>
      <w:r w:rsidR="005D3A66">
        <w:rPr>
          <w:rFonts w:ascii="Arial" w:hAnsi="Arial" w:cs="Arial"/>
          <w:sz w:val="20"/>
          <w:szCs w:val="20"/>
        </w:rPr>
        <w:t>s</w:t>
      </w:r>
      <w:r w:rsidR="00332F45" w:rsidRPr="00332F45">
        <w:rPr>
          <w:rFonts w:ascii="Arial" w:hAnsi="Arial" w:cs="Arial"/>
          <w:sz w:val="20"/>
          <w:szCs w:val="20"/>
        </w:rPr>
        <w:t xml:space="preserve"> in 2100 for two tropical regions: </w:t>
      </w:r>
      <w:r w:rsidR="00DD03A5">
        <w:rPr>
          <w:rFonts w:ascii="Arial" w:hAnsi="Arial" w:cs="Arial"/>
          <w:b/>
          <w:sz w:val="20"/>
          <w:szCs w:val="20"/>
        </w:rPr>
        <w:t>b</w:t>
      </w:r>
      <w:r w:rsidR="00DD03A5" w:rsidRPr="002E4F4B">
        <w:rPr>
          <w:rFonts w:ascii="Arial" w:hAnsi="Arial" w:cs="Arial"/>
          <w:b/>
          <w:sz w:val="20"/>
          <w:szCs w:val="20"/>
        </w:rPr>
        <w:t>,</w:t>
      </w:r>
      <w:r w:rsidR="00DD03A5">
        <w:rPr>
          <w:rFonts w:ascii="Arial" w:hAnsi="Arial" w:cs="Arial"/>
          <w:sz w:val="20"/>
          <w:szCs w:val="20"/>
        </w:rPr>
        <w:t xml:space="preserve"> t</w:t>
      </w:r>
      <w:r w:rsidR="00332F45" w:rsidRPr="00332F45">
        <w:rPr>
          <w:rFonts w:ascii="Arial" w:hAnsi="Arial" w:cs="Arial"/>
          <w:sz w:val="20"/>
          <w:szCs w:val="20"/>
        </w:rPr>
        <w:t xml:space="preserve">he </w:t>
      </w:r>
      <w:r w:rsidR="00DD03A5">
        <w:rPr>
          <w:rFonts w:ascii="Arial" w:hAnsi="Arial" w:cs="Arial"/>
          <w:sz w:val="20"/>
          <w:szCs w:val="20"/>
        </w:rPr>
        <w:t>south</w:t>
      </w:r>
      <w:r w:rsidR="00E95BB3">
        <w:rPr>
          <w:rFonts w:ascii="Arial" w:hAnsi="Arial" w:cs="Arial"/>
          <w:sz w:val="20"/>
          <w:szCs w:val="20"/>
        </w:rPr>
        <w:t>we</w:t>
      </w:r>
      <w:r w:rsidR="00DD03A5">
        <w:rPr>
          <w:rFonts w:ascii="Arial" w:hAnsi="Arial" w:cs="Arial"/>
          <w:sz w:val="20"/>
          <w:szCs w:val="20"/>
        </w:rPr>
        <w:t>st</w:t>
      </w:r>
      <w:r w:rsidR="005D3A66">
        <w:rPr>
          <w:rFonts w:ascii="Arial" w:hAnsi="Arial" w:cs="Arial"/>
          <w:sz w:val="20"/>
          <w:szCs w:val="20"/>
        </w:rPr>
        <w:t>ern</w:t>
      </w:r>
      <w:r w:rsidR="00DD03A5">
        <w:rPr>
          <w:rFonts w:ascii="Arial" w:hAnsi="Arial" w:cs="Arial"/>
          <w:sz w:val="20"/>
          <w:szCs w:val="20"/>
        </w:rPr>
        <w:t xml:space="preserve"> Atlantic and </w:t>
      </w:r>
      <w:r w:rsidR="00DD03A5">
        <w:rPr>
          <w:rFonts w:ascii="Arial" w:hAnsi="Arial" w:cs="Arial"/>
          <w:b/>
          <w:sz w:val="20"/>
          <w:szCs w:val="20"/>
        </w:rPr>
        <w:t>c</w:t>
      </w:r>
      <w:r w:rsidR="00DD03A5" w:rsidRPr="002E4F4B">
        <w:rPr>
          <w:rFonts w:ascii="Arial" w:hAnsi="Arial" w:cs="Arial"/>
          <w:b/>
          <w:sz w:val="20"/>
          <w:szCs w:val="20"/>
        </w:rPr>
        <w:t>,</w:t>
      </w:r>
      <w:r w:rsidR="00332F45" w:rsidRPr="00332F45">
        <w:rPr>
          <w:rFonts w:ascii="Arial" w:hAnsi="Arial" w:cs="Arial"/>
          <w:sz w:val="20"/>
          <w:szCs w:val="20"/>
        </w:rPr>
        <w:t xml:space="preserve"> the Coral Triangle. </w:t>
      </w:r>
      <w:r w:rsidR="00332F45">
        <w:rPr>
          <w:rFonts w:ascii="Arial" w:hAnsi="Arial" w:cs="Arial"/>
          <w:b/>
          <w:sz w:val="20"/>
          <w:szCs w:val="20"/>
        </w:rPr>
        <w:t>d</w:t>
      </w:r>
      <w:r w:rsidR="00332F45">
        <w:rPr>
          <w:rFonts w:ascii="Arial" w:hAnsi="Arial" w:cs="Arial"/>
          <w:sz w:val="20"/>
          <w:szCs w:val="20"/>
        </w:rPr>
        <w:t xml:space="preserve">, </w:t>
      </w:r>
      <w:r w:rsidR="009F7AD8">
        <w:rPr>
          <w:rFonts w:ascii="Arial" w:hAnsi="Arial" w:cs="Arial"/>
          <w:sz w:val="20"/>
          <w:szCs w:val="20"/>
        </w:rPr>
        <w:t>C</w:t>
      </w:r>
      <w:r w:rsidR="00332F45">
        <w:rPr>
          <w:rFonts w:ascii="Arial" w:hAnsi="Arial" w:cs="Arial"/>
          <w:sz w:val="20"/>
          <w:szCs w:val="20"/>
        </w:rPr>
        <w:t>hange</w:t>
      </w:r>
      <w:r w:rsidR="005D3A66">
        <w:rPr>
          <w:rFonts w:ascii="Arial" w:hAnsi="Arial" w:cs="Arial"/>
          <w:sz w:val="20"/>
          <w:szCs w:val="20"/>
        </w:rPr>
        <w:t>s</w:t>
      </w:r>
      <w:r w:rsidR="00332F45">
        <w:rPr>
          <w:rFonts w:ascii="Arial" w:hAnsi="Arial" w:cs="Arial"/>
          <w:sz w:val="20"/>
          <w:szCs w:val="20"/>
        </w:rPr>
        <w:t xml:space="preserve"> in </w:t>
      </w:r>
      <w:r w:rsidR="00E94F52">
        <w:rPr>
          <w:rFonts w:ascii="Arial" w:hAnsi="Arial" w:cs="Arial"/>
          <w:sz w:val="20"/>
          <w:szCs w:val="20"/>
        </w:rPr>
        <w:t>m</w:t>
      </w:r>
      <w:r w:rsidR="00332F45" w:rsidRPr="00332F45">
        <w:rPr>
          <w:rFonts w:ascii="Arial" w:hAnsi="Arial" w:cs="Arial"/>
          <w:sz w:val="20"/>
          <w:szCs w:val="20"/>
        </w:rPr>
        <w:t xml:space="preserve">aximum SST </w:t>
      </w:r>
      <w:r w:rsidR="00E95BB3">
        <w:rPr>
          <w:rFonts w:ascii="Arial" w:hAnsi="Arial" w:cs="Arial"/>
          <w:sz w:val="20"/>
          <w:szCs w:val="20"/>
        </w:rPr>
        <w:t>for one temperate region: the northeast</w:t>
      </w:r>
      <w:r w:rsidR="005D3A66">
        <w:rPr>
          <w:rFonts w:ascii="Arial" w:hAnsi="Arial" w:cs="Arial"/>
          <w:sz w:val="20"/>
          <w:szCs w:val="20"/>
        </w:rPr>
        <w:t>ern</w:t>
      </w:r>
      <w:r w:rsidR="00E95BB3">
        <w:rPr>
          <w:rFonts w:ascii="Arial" w:hAnsi="Arial" w:cs="Arial"/>
          <w:sz w:val="20"/>
          <w:szCs w:val="20"/>
        </w:rPr>
        <w:t xml:space="preserve"> Atlantic and Mediterranean</w:t>
      </w:r>
      <w:r w:rsidR="00E94F52">
        <w:rPr>
          <w:rFonts w:ascii="Arial" w:hAnsi="Arial" w:cs="Arial"/>
          <w:sz w:val="20"/>
          <w:szCs w:val="20"/>
        </w:rPr>
        <w:t xml:space="preserve">.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51D9DDD2" w14:textId="77777777" w:rsidR="00BE16F6" w:rsidRDefault="00BE16F6" w:rsidP="00694E2B">
      <w:pPr>
        <w:spacing w:line="480" w:lineRule="auto"/>
        <w:rPr>
          <w:rFonts w:ascii="Arial" w:hAnsi="Arial" w:cs="Arial"/>
          <w:b/>
          <w:sz w:val="20"/>
          <w:szCs w:val="20"/>
        </w:rPr>
      </w:pPr>
    </w:p>
    <w:p w14:paraId="109FCF5B" w14:textId="5669FA79" w:rsidR="00BE16F6" w:rsidRDefault="00B678FC"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2F584252" wp14:editId="5C9623C1">
            <wp:extent cx="3905428" cy="1979418"/>
            <wp:effectExtent l="0" t="0" r="6350" b="1905"/>
            <wp:docPr id="2" name="Picture 2" descr="Macintosh HD:Users:john:Dropbox:MPAs_warming:Graphics:Screen Shot 2016-09-01 at 13.4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hn:Dropbox:MPAs_warming:Graphics:Screen Shot 2016-09-01 at 13.45.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602" cy="1984068"/>
                    </a:xfrm>
                    <a:prstGeom prst="rect">
                      <a:avLst/>
                    </a:prstGeom>
                    <a:noFill/>
                    <a:ln>
                      <a:noFill/>
                    </a:ln>
                  </pic:spPr>
                </pic:pic>
              </a:graphicData>
            </a:graphic>
          </wp:inline>
        </w:drawing>
      </w:r>
      <w:r w:rsidR="00710C5B">
        <w:rPr>
          <w:rFonts w:ascii="Arial" w:hAnsi="Arial" w:cs="Arial"/>
          <w:b/>
          <w:noProof/>
          <w:sz w:val="20"/>
          <w:szCs w:val="20"/>
        </w:rPr>
        <w:drawing>
          <wp:inline distT="0" distB="0" distL="0" distR="0" wp14:anchorId="3ABAE0D4" wp14:editId="36A143CF">
            <wp:extent cx="3783986" cy="354223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0 at 12.24.05 PM.png"/>
                    <pic:cNvPicPr/>
                  </pic:nvPicPr>
                  <pic:blipFill>
                    <a:blip r:embed="rId12">
                      <a:extLst>
                        <a:ext uri="{28A0092B-C50C-407E-A947-70E740481C1C}">
                          <a14:useLocalDpi xmlns:a14="http://schemas.microsoft.com/office/drawing/2010/main" val="0"/>
                        </a:ext>
                      </a:extLst>
                    </a:blip>
                    <a:stretch>
                      <a:fillRect/>
                    </a:stretch>
                  </pic:blipFill>
                  <pic:spPr>
                    <a:xfrm>
                      <a:off x="0" y="0"/>
                      <a:ext cx="3784695" cy="3542895"/>
                    </a:xfrm>
                    <a:prstGeom prst="rect">
                      <a:avLst/>
                    </a:prstGeom>
                  </pic:spPr>
                </pic:pic>
              </a:graphicData>
            </a:graphic>
          </wp:inline>
        </w:drawing>
      </w:r>
    </w:p>
    <w:p w14:paraId="5A919299" w14:textId="77777777" w:rsidR="00BE16F6" w:rsidRDefault="00BE16F6" w:rsidP="00694E2B">
      <w:pPr>
        <w:spacing w:line="480" w:lineRule="auto"/>
        <w:rPr>
          <w:rFonts w:ascii="Arial" w:hAnsi="Arial" w:cs="Arial"/>
          <w:b/>
          <w:sz w:val="20"/>
          <w:szCs w:val="20"/>
        </w:rPr>
      </w:pPr>
    </w:p>
    <w:p w14:paraId="1DB1E761" w14:textId="77777777" w:rsidR="00BE16F6" w:rsidRDefault="00BE16F6" w:rsidP="00694E2B">
      <w:pPr>
        <w:spacing w:line="480" w:lineRule="auto"/>
        <w:rPr>
          <w:rFonts w:ascii="Arial" w:hAnsi="Arial" w:cs="Arial"/>
          <w:b/>
          <w:sz w:val="20"/>
          <w:szCs w:val="20"/>
        </w:rPr>
      </w:pPr>
    </w:p>
    <w:p w14:paraId="572449CD" w14:textId="76AC48C8" w:rsidR="00EF741F" w:rsidRPr="006F43F1" w:rsidRDefault="002C4277" w:rsidP="00694E2B">
      <w:pPr>
        <w:widowControl w:val="0"/>
        <w:autoSpaceDE w:val="0"/>
        <w:autoSpaceDN w:val="0"/>
        <w:adjustRightInd w:val="0"/>
        <w:spacing w:after="240" w:line="480" w:lineRule="auto"/>
        <w:rPr>
          <w:rFonts w:ascii="Arial" w:hAnsi="Arial" w:cs="Arial"/>
          <w:color w:val="1A1A1A"/>
          <w:sz w:val="20"/>
          <w:szCs w:val="20"/>
        </w:rPr>
      </w:pPr>
      <w:r w:rsidRPr="009F5D5F">
        <w:rPr>
          <w:rFonts w:ascii="Arial" w:hAnsi="Arial" w:cs="Arial"/>
          <w:b/>
          <w:sz w:val="20"/>
          <w:szCs w:val="20"/>
        </w:rPr>
        <w:t>Figure 3.</w:t>
      </w:r>
      <w:r>
        <w:rPr>
          <w:rFonts w:ascii="Arial" w:hAnsi="Arial" w:cs="Arial"/>
          <w:sz w:val="20"/>
          <w:szCs w:val="20"/>
        </w:rPr>
        <w:t xml:space="preserve"> </w:t>
      </w:r>
      <w:r w:rsidR="00EF741F" w:rsidRPr="0072588A">
        <w:rPr>
          <w:rFonts w:ascii="Arial" w:hAnsi="Arial" w:cs="Arial"/>
          <w:b/>
          <w:sz w:val="20"/>
          <w:szCs w:val="20"/>
        </w:rPr>
        <w:t xml:space="preserve">Biodiversity change in marine ecoregions of the world </w:t>
      </w:r>
      <w:r w:rsidR="00EE4E14" w:rsidRPr="0072588A">
        <w:rPr>
          <w:rFonts w:ascii="Arial" w:hAnsi="Arial" w:cs="Arial"/>
          <w:b/>
          <w:sz w:val="20"/>
          <w:szCs w:val="20"/>
        </w:rPr>
        <w:t>predicted as a function</w:t>
      </w:r>
      <w:r w:rsidR="00EF741F" w:rsidRPr="0072588A">
        <w:rPr>
          <w:rFonts w:ascii="Arial" w:hAnsi="Arial" w:cs="Arial"/>
          <w:b/>
          <w:sz w:val="20"/>
          <w:szCs w:val="20"/>
        </w:rPr>
        <w:t xml:space="preserve"> of </w:t>
      </w:r>
      <w:r w:rsidR="007761AC" w:rsidRPr="0072588A">
        <w:rPr>
          <w:rFonts w:ascii="Arial" w:hAnsi="Arial" w:cs="Arial"/>
          <w:b/>
          <w:sz w:val="20"/>
          <w:szCs w:val="20"/>
        </w:rPr>
        <w:t xml:space="preserve">exposure </w:t>
      </w:r>
      <w:r w:rsidR="00B678FC" w:rsidRPr="0072588A">
        <w:rPr>
          <w:rFonts w:ascii="Arial" w:hAnsi="Arial" w:cs="Arial"/>
          <w:b/>
          <w:sz w:val="20"/>
          <w:szCs w:val="20"/>
        </w:rPr>
        <w:t xml:space="preserve">and </w:t>
      </w:r>
      <w:r w:rsidR="007761AC" w:rsidRPr="0072588A">
        <w:rPr>
          <w:rFonts w:ascii="Arial" w:hAnsi="Arial" w:cs="Arial"/>
          <w:b/>
          <w:sz w:val="20"/>
          <w:szCs w:val="20"/>
        </w:rPr>
        <w:t xml:space="preserve">sensitivity </w:t>
      </w:r>
      <w:r w:rsidR="00EE4E14" w:rsidRPr="0072588A">
        <w:rPr>
          <w:rFonts w:ascii="Arial" w:hAnsi="Arial" w:cs="Arial"/>
          <w:b/>
          <w:sz w:val="20"/>
          <w:szCs w:val="20"/>
        </w:rPr>
        <w:t>to warming</w:t>
      </w:r>
      <w:r w:rsidR="007761AC" w:rsidRPr="0072588A">
        <w:rPr>
          <w:rFonts w:ascii="Arial" w:hAnsi="Arial" w:cs="Arial"/>
          <w:b/>
          <w:sz w:val="20"/>
          <w:szCs w:val="20"/>
        </w:rPr>
        <w:t>.</w:t>
      </w:r>
      <w:r w:rsidRPr="004C192F">
        <w:rPr>
          <w:rFonts w:ascii="Arial" w:hAnsi="Arial" w:cs="Arial"/>
          <w:b/>
          <w:sz w:val="20"/>
          <w:szCs w:val="20"/>
        </w:rPr>
        <w:t xml:space="preserve"> </w:t>
      </w:r>
      <w:r w:rsidR="00B9532F">
        <w:rPr>
          <w:rFonts w:ascii="Arial" w:hAnsi="Arial" w:cs="Arial"/>
          <w:b/>
          <w:sz w:val="20"/>
          <w:szCs w:val="20"/>
        </w:rPr>
        <w:t>top</w:t>
      </w:r>
      <w:r w:rsidR="00B678FC">
        <w:rPr>
          <w:rFonts w:ascii="Arial" w:hAnsi="Arial" w:cs="Arial"/>
          <w:b/>
          <w:sz w:val="20"/>
          <w:szCs w:val="20"/>
        </w:rPr>
        <w:t xml:space="preserve">, </w:t>
      </w:r>
      <w:r w:rsidR="00B678FC" w:rsidRPr="00B678FC">
        <w:rPr>
          <w:rFonts w:ascii="Arial" w:hAnsi="Arial" w:cs="Arial"/>
          <w:sz w:val="20"/>
          <w:szCs w:val="20"/>
        </w:rPr>
        <w:t xml:space="preserve">Variation in the predicted (A2) increase in maximum SST among ecoregions. </w:t>
      </w:r>
      <w:r w:rsidR="00B678FC">
        <w:rPr>
          <w:rFonts w:ascii="Arial" w:hAnsi="Arial" w:cs="Arial"/>
          <w:sz w:val="20"/>
          <w:szCs w:val="20"/>
        </w:rPr>
        <w:t>Each delineated geographical area is an ecoregion</w:t>
      </w:r>
      <w:r w:rsidR="00F933DD">
        <w:rPr>
          <w:rFonts w:ascii="Arial" w:hAnsi="Arial" w:cs="Arial"/>
          <w:sz w:val="20"/>
          <w:szCs w:val="20"/>
        </w:rPr>
        <w:fldChar w:fldCharType="begin" w:fldLock="1"/>
      </w:r>
      <w:r w:rsidR="000F6101">
        <w:rPr>
          <w:rFonts w:ascii="Arial" w:hAnsi="Arial" w:cs="Arial"/>
          <w:sz w:val="20"/>
          <w:szCs w:val="20"/>
        </w:rPr>
        <w:instrText>ADDIN CSL_CITATION { "citationID" : "dJw1onTe", "citationItems" : [ { "id" : "ITEM-1", "itemData" : { "DOI" : "10.1641/B570707", "abstract" :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"7" ] ] }, "page" : "573-583", "title" : "Marine Ecoregions of the World: A Bioregionalization of Coastal and Shelf Areas", "type" : "article-journal", "volume" : "57" }, "uri" : [ "http://zotero.org/users/1013952/items/DHH443H9" ], "uris" : [ "http://zotero.org/users/1013952/items/DHH443H9", "http://www.mendeley.com/documents/?uuid=c54d9d18-3f64-487d-9cc7-f555be817b0a" ] } ], "mendeley" : { "formattedCitation" : "&lt;sup&gt;29&lt;/sup&gt;", "plainTextFormattedCitation" : "29", "previouslyFormattedCitation" : "&lt;sup&gt;29&lt;/sup&gt;" }, "properties" : { "formattedCitation" : "{\\rtf \\super 29\\nosupersub{}}", "noteIndex" : 0, "plainCitation" : "29" }, "schema" : "https://github.com/citation-style-language/schema/raw/master/csl-citation.json" }</w:instrText>
      </w:r>
      <w:r w:rsidR="00F933DD">
        <w:rPr>
          <w:rFonts w:ascii="Arial" w:hAnsi="Arial" w:cs="Arial"/>
          <w:sz w:val="20"/>
          <w:szCs w:val="20"/>
        </w:rPr>
        <w:fldChar w:fldCharType="separate"/>
      </w:r>
      <w:r w:rsidR="00386ABE" w:rsidRPr="00386ABE">
        <w:rPr>
          <w:rFonts w:ascii="Arial" w:eastAsia="Times New Roman" w:hAnsi="Arial" w:cs="Arial"/>
          <w:noProof/>
          <w:sz w:val="20"/>
          <w:vertAlign w:val="superscript"/>
        </w:rPr>
        <w:t>29</w:t>
      </w:r>
      <w:r w:rsidR="00F933DD">
        <w:rPr>
          <w:rFonts w:ascii="Arial" w:hAnsi="Arial" w:cs="Arial"/>
          <w:sz w:val="20"/>
          <w:szCs w:val="20"/>
        </w:rPr>
        <w:fldChar w:fldCharType="end"/>
      </w:r>
      <w:r w:rsidR="00B678FC">
        <w:rPr>
          <w:rFonts w:ascii="Arial" w:hAnsi="Arial" w:cs="Arial"/>
          <w:sz w:val="20"/>
          <w:szCs w:val="20"/>
        </w:rPr>
        <w:t xml:space="preserve">. Warming rates are the mean of projected </w:t>
      </w:r>
      <w:r w:rsidR="002A0D21">
        <w:rPr>
          <w:rFonts w:ascii="Arial" w:hAnsi="Arial" w:cs="Arial"/>
          <w:sz w:val="20"/>
          <w:szCs w:val="20"/>
        </w:rPr>
        <w:t xml:space="preserve">rates in </w:t>
      </w:r>
      <w:r w:rsidR="00B678FC">
        <w:rPr>
          <w:rFonts w:ascii="Arial" w:hAnsi="Arial" w:cs="Arial"/>
          <w:sz w:val="20"/>
          <w:szCs w:val="20"/>
        </w:rPr>
        <w:t>MPAs within each ecoregion</w:t>
      </w:r>
      <w:r w:rsidR="00B9532F">
        <w:rPr>
          <w:rFonts w:ascii="Arial" w:hAnsi="Arial" w:cs="Arial"/>
          <w:sz w:val="20"/>
          <w:szCs w:val="20"/>
        </w:rPr>
        <w:t>.</w:t>
      </w:r>
      <w:r w:rsidR="00FD6A58">
        <w:rPr>
          <w:rFonts w:ascii="Arial" w:hAnsi="Arial" w:cs="Arial"/>
          <w:sz w:val="20"/>
          <w:szCs w:val="20"/>
        </w:rPr>
        <w:t xml:space="preserve">  </w:t>
      </w:r>
      <w:r w:rsidR="00B9532F">
        <w:rPr>
          <w:rFonts w:ascii="Arial" w:hAnsi="Arial" w:cs="Arial"/>
          <w:b/>
          <w:sz w:val="20"/>
          <w:szCs w:val="20"/>
        </w:rPr>
        <w:t>bottom</w:t>
      </w:r>
      <w:r w:rsidR="00B678FC">
        <w:rPr>
          <w:rFonts w:ascii="Arial" w:hAnsi="Arial" w:cs="Arial"/>
          <w:b/>
          <w:sz w:val="20"/>
          <w:szCs w:val="20"/>
        </w:rPr>
        <w:t xml:space="preserve">, </w:t>
      </w:r>
      <w:r>
        <w:rPr>
          <w:rFonts w:ascii="Arial" w:hAnsi="Arial" w:cs="Arial"/>
          <w:sz w:val="20"/>
          <w:szCs w:val="20"/>
        </w:rPr>
        <w:t xml:space="preserve">A graphical illustration of how the realized effects of predicted increases in maximum </w:t>
      </w:r>
      <w:r w:rsidR="00615426">
        <w:rPr>
          <w:rFonts w:ascii="Arial" w:hAnsi="Arial" w:cs="Arial"/>
          <w:sz w:val="20"/>
          <w:szCs w:val="20"/>
        </w:rPr>
        <w:t xml:space="preserve">MPA </w:t>
      </w:r>
      <w:r>
        <w:rPr>
          <w:rFonts w:ascii="Arial" w:hAnsi="Arial" w:cs="Arial"/>
          <w:sz w:val="20"/>
          <w:szCs w:val="20"/>
        </w:rPr>
        <w:t>SST</w:t>
      </w:r>
      <w:r w:rsidR="00615426">
        <w:rPr>
          <w:rFonts w:ascii="Arial" w:hAnsi="Arial" w:cs="Arial"/>
          <w:sz w:val="20"/>
          <w:szCs w:val="20"/>
        </w:rPr>
        <w:t>s</w:t>
      </w:r>
      <w:r>
        <w:rPr>
          <w:rFonts w:ascii="Arial" w:hAnsi="Arial" w:cs="Arial"/>
          <w:sz w:val="20"/>
          <w:szCs w:val="20"/>
        </w:rPr>
        <w:t xml:space="preserve"> (under scenario A2) </w:t>
      </w:r>
      <w:r w:rsidR="00615426">
        <w:rPr>
          <w:rFonts w:ascii="Arial" w:hAnsi="Arial" w:cs="Arial"/>
          <w:sz w:val="20"/>
          <w:szCs w:val="20"/>
        </w:rPr>
        <w:t>in different ecoregions depend</w:t>
      </w:r>
      <w:r>
        <w:rPr>
          <w:rFonts w:ascii="Arial" w:hAnsi="Arial" w:cs="Arial"/>
          <w:sz w:val="20"/>
          <w:szCs w:val="20"/>
        </w:rPr>
        <w:t xml:space="preserve"> on the </w:t>
      </w:r>
      <w:r w:rsidR="004476AE" w:rsidRPr="009C088B">
        <w:rPr>
          <w:rFonts w:ascii="Arial" w:hAnsi="Arial" w:cs="Arial"/>
          <w:sz w:val="20"/>
          <w:szCs w:val="20"/>
        </w:rPr>
        <w:t>warming rate (exposure)</w:t>
      </w:r>
      <w:r w:rsidR="004476AE">
        <w:rPr>
          <w:rFonts w:ascii="Arial" w:hAnsi="Arial" w:cs="Arial"/>
          <w:sz w:val="20"/>
          <w:szCs w:val="20"/>
        </w:rPr>
        <w:t xml:space="preserve"> and </w:t>
      </w:r>
      <w:r>
        <w:rPr>
          <w:rFonts w:ascii="Arial" w:hAnsi="Arial" w:cs="Arial"/>
          <w:sz w:val="20"/>
          <w:szCs w:val="20"/>
        </w:rPr>
        <w:t xml:space="preserve">ecoregion-specific warming buffer </w:t>
      </w:r>
      <w:r w:rsidR="00EF741F">
        <w:rPr>
          <w:rFonts w:ascii="Arial" w:hAnsi="Arial" w:cs="Arial"/>
          <w:sz w:val="20"/>
          <w:szCs w:val="20"/>
        </w:rPr>
        <w:t>(sensitivity)</w:t>
      </w:r>
      <w:r>
        <w:rPr>
          <w:rFonts w:ascii="Arial" w:hAnsi="Arial" w:cs="Arial"/>
          <w:sz w:val="20"/>
          <w:szCs w:val="20"/>
        </w:rPr>
        <w:t xml:space="preserve"> </w:t>
      </w:r>
      <w:r w:rsidR="004476AE">
        <w:rPr>
          <w:rFonts w:ascii="Arial" w:hAnsi="Arial" w:cs="Arial"/>
          <w:sz w:val="20"/>
          <w:szCs w:val="20"/>
        </w:rPr>
        <w:t>f</w:t>
      </w:r>
      <w:r w:rsidR="00FD6A58">
        <w:rPr>
          <w:rFonts w:ascii="Arial" w:hAnsi="Arial" w:cs="Arial"/>
          <w:sz w:val="20"/>
          <w:szCs w:val="20"/>
        </w:rPr>
        <w:t xml:space="preserve">or reef fishes and </w:t>
      </w:r>
      <w:r w:rsidR="00FD6A58">
        <w:rPr>
          <w:rFonts w:ascii="Arial" w:hAnsi="Arial" w:cs="Arial"/>
          <w:sz w:val="20"/>
          <w:szCs w:val="20"/>
        </w:rPr>
        <w:lastRenderedPageBreak/>
        <w:t>mobile invertebrates</w:t>
      </w:r>
      <w:r w:rsidRPr="009C088B">
        <w:rPr>
          <w:rFonts w:ascii="Arial" w:hAnsi="Arial" w:cs="Arial"/>
          <w:sz w:val="20"/>
          <w:szCs w:val="20"/>
        </w:rPr>
        <w:t xml:space="preserve">. </w:t>
      </w:r>
      <w:r w:rsidR="00652F1F">
        <w:rPr>
          <w:rFonts w:ascii="Arial" w:hAnsi="Arial" w:cs="Arial"/>
          <w:sz w:val="20"/>
          <w:szCs w:val="20"/>
        </w:rPr>
        <w:t>Maximum warming is the p</w:t>
      </w:r>
      <w:r w:rsidRPr="009C088B">
        <w:rPr>
          <w:rFonts w:ascii="Arial" w:hAnsi="Arial" w:cs="Arial"/>
          <w:sz w:val="20"/>
          <w:szCs w:val="20"/>
        </w:rPr>
        <w:t xml:space="preserve">redicted </w:t>
      </w:r>
      <w:r w:rsidR="00652F1F" w:rsidRPr="009C088B">
        <w:rPr>
          <w:rFonts w:ascii="Arial" w:hAnsi="Arial" w:cs="Arial"/>
          <w:sz w:val="20"/>
          <w:szCs w:val="20"/>
        </w:rPr>
        <w:t xml:space="preserve">mean </w:t>
      </w:r>
      <w:r w:rsidRPr="009C088B">
        <w:rPr>
          <w:rFonts w:ascii="Arial" w:hAnsi="Arial" w:cs="Arial"/>
          <w:sz w:val="20"/>
          <w:szCs w:val="20"/>
        </w:rPr>
        <w:t xml:space="preserve">warming rate </w:t>
      </w:r>
      <w:r w:rsidR="00652F1F">
        <w:rPr>
          <w:rFonts w:ascii="Arial" w:hAnsi="Arial" w:cs="Arial"/>
          <w:sz w:val="20"/>
          <w:szCs w:val="20"/>
        </w:rPr>
        <w:t>for</w:t>
      </w:r>
      <w:r w:rsidRPr="009C088B">
        <w:rPr>
          <w:rFonts w:ascii="Arial" w:hAnsi="Arial" w:cs="Arial"/>
          <w:sz w:val="20"/>
          <w:szCs w:val="20"/>
        </w:rPr>
        <w:t xml:space="preserve"> all MPAs in each ecoregion</w:t>
      </w:r>
      <w:r w:rsidR="00615426" w:rsidRPr="009C088B">
        <w:rPr>
          <w:rFonts w:ascii="Arial" w:hAnsi="Arial" w:cs="Arial"/>
          <w:sz w:val="20"/>
          <w:szCs w:val="20"/>
        </w:rPr>
        <w:t xml:space="preserve"> (see values in Table S1)</w:t>
      </w:r>
      <w:r w:rsidRPr="009C088B">
        <w:rPr>
          <w:rFonts w:ascii="Arial" w:hAnsi="Arial" w:cs="Arial"/>
          <w:sz w:val="20"/>
          <w:szCs w:val="20"/>
        </w:rPr>
        <w:t xml:space="preserve">. </w:t>
      </w:r>
      <w:r w:rsidR="00615426" w:rsidRPr="009C088B">
        <w:rPr>
          <w:rFonts w:ascii="Arial" w:hAnsi="Arial" w:cs="Arial"/>
          <w:sz w:val="20"/>
          <w:szCs w:val="20"/>
        </w:rPr>
        <w:t xml:space="preserve">The </w:t>
      </w:r>
      <w:r w:rsidR="00615426" w:rsidRPr="009C088B">
        <w:rPr>
          <w:rFonts w:ascii="Arial" w:hAnsi="Arial" w:cs="Arial"/>
          <w:color w:val="1A1A1A"/>
          <w:sz w:val="20"/>
          <w:szCs w:val="20"/>
        </w:rPr>
        <w:t>Community Mean Warming Buffer</w:t>
      </w:r>
      <w:r w:rsidR="00FD6A58">
        <w:rPr>
          <w:rFonts w:ascii="Arial" w:hAnsi="Arial" w:cs="Arial"/>
          <w:color w:val="1A1A1A"/>
          <w:sz w:val="20"/>
          <w:szCs w:val="20"/>
        </w:rPr>
        <w:t xml:space="preserve"> (see complete description in the </w:t>
      </w:r>
      <w:commentRangeStart w:id="9"/>
      <w:r w:rsidR="00FD6A58">
        <w:rPr>
          <w:rFonts w:ascii="Arial" w:hAnsi="Arial" w:cs="Arial"/>
          <w:color w:val="1A1A1A"/>
          <w:sz w:val="20"/>
          <w:szCs w:val="20"/>
        </w:rPr>
        <w:t>Supplemental text)</w:t>
      </w:r>
      <w:commentRangeEnd w:id="9"/>
      <w:r w:rsidR="002A0D21">
        <w:rPr>
          <w:rStyle w:val="CommentReference"/>
        </w:rPr>
        <w:commentReference w:id="9"/>
      </w:r>
      <w:r w:rsidR="00615426" w:rsidRPr="009C088B">
        <w:rPr>
          <w:rFonts w:ascii="Arial" w:hAnsi="Arial" w:cs="Arial"/>
          <w:color w:val="1A1A1A"/>
          <w:sz w:val="20"/>
          <w:szCs w:val="20"/>
        </w:rPr>
        <w:t xml:space="preserve"> </w:t>
      </w:r>
      <w:r w:rsidRPr="009C088B">
        <w:rPr>
          <w:rFonts w:ascii="Arial" w:hAnsi="Arial" w:cs="Arial"/>
          <w:sz w:val="20"/>
          <w:szCs w:val="20"/>
        </w:rPr>
        <w:t xml:space="preserve">is the average maximum temperature across the </w:t>
      </w:r>
      <w:r w:rsidR="00615426" w:rsidRPr="009C088B">
        <w:rPr>
          <w:rFonts w:ascii="Arial" w:hAnsi="Arial" w:cs="Arial"/>
          <w:sz w:val="20"/>
          <w:szCs w:val="20"/>
        </w:rPr>
        <w:t xml:space="preserve">geographical </w:t>
      </w:r>
      <w:r w:rsidRPr="009C088B">
        <w:rPr>
          <w:rFonts w:ascii="Arial" w:hAnsi="Arial" w:cs="Arial"/>
          <w:sz w:val="20"/>
          <w:szCs w:val="20"/>
        </w:rPr>
        <w:t xml:space="preserve">ranges </w:t>
      </w:r>
      <w:r w:rsidR="00615426" w:rsidRPr="009C088B">
        <w:rPr>
          <w:rFonts w:ascii="Arial" w:hAnsi="Arial" w:cs="Arial"/>
          <w:sz w:val="20"/>
          <w:szCs w:val="20"/>
        </w:rPr>
        <w:t xml:space="preserve">(determined with </w:t>
      </w:r>
      <w:r w:rsidR="009C088B" w:rsidRPr="009C088B">
        <w:rPr>
          <w:rFonts w:ascii="Arial" w:hAnsi="Arial" w:cs="Arial"/>
          <w:sz w:val="20"/>
          <w:szCs w:val="20"/>
        </w:rPr>
        <w:t xml:space="preserve">2,447 </w:t>
      </w:r>
      <w:r w:rsidR="00615426" w:rsidRPr="009C088B">
        <w:rPr>
          <w:rFonts w:ascii="Arial" w:hAnsi="Arial" w:cs="Arial"/>
          <w:i/>
          <w:sz w:val="20"/>
          <w:szCs w:val="20"/>
        </w:rPr>
        <w:t>in situ</w:t>
      </w:r>
      <w:r w:rsidR="00615426" w:rsidRPr="009C088B">
        <w:rPr>
          <w:rFonts w:ascii="Arial" w:hAnsi="Arial" w:cs="Arial"/>
          <w:sz w:val="20"/>
          <w:szCs w:val="20"/>
        </w:rPr>
        <w:t xml:space="preserve"> surveys</w:t>
      </w:r>
      <w:r w:rsidR="009C088B" w:rsidRPr="009C088B">
        <w:rPr>
          <w:rFonts w:ascii="Arial" w:hAnsi="Arial" w:cs="Arial"/>
          <w:sz w:val="20"/>
          <w:szCs w:val="20"/>
        </w:rPr>
        <w:t xml:space="preserve"> by the Reef Life Survey (RLS) program</w:t>
      </w:r>
      <w:r w:rsidR="00710C5B" w:rsidRPr="000F1386">
        <w:rPr>
          <w:rFonts w:ascii="Arial" w:hAnsi="Arial" w:cs="Arial"/>
          <w:sz w:val="20"/>
          <w:szCs w:val="20"/>
        </w:rPr>
        <w:fldChar w:fldCharType="begin" w:fldLock="1"/>
      </w:r>
      <w:r w:rsidR="00DA676B">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710C5B" w:rsidRPr="000F1386">
        <w:rPr>
          <w:rFonts w:ascii="Arial" w:hAnsi="Arial" w:cs="Arial"/>
          <w:sz w:val="20"/>
          <w:szCs w:val="20"/>
        </w:rPr>
        <w:fldChar w:fldCharType="separate"/>
      </w:r>
      <w:r w:rsidR="00DA676B" w:rsidRPr="00DA676B">
        <w:rPr>
          <w:rFonts w:ascii="Arial" w:hAnsi="Arial" w:cs="Arial"/>
          <w:noProof/>
          <w:sz w:val="20"/>
          <w:vertAlign w:val="superscript"/>
        </w:rPr>
        <w:t>2</w:t>
      </w:r>
      <w:r w:rsidR="00710C5B" w:rsidRPr="000F1386">
        <w:rPr>
          <w:rFonts w:ascii="Arial" w:hAnsi="Arial" w:cs="Arial"/>
          <w:sz w:val="20"/>
          <w:szCs w:val="20"/>
        </w:rPr>
        <w:fldChar w:fldCharType="end"/>
      </w:r>
      <w:r w:rsidR="00615426" w:rsidRPr="009C088B">
        <w:rPr>
          <w:rFonts w:ascii="Arial" w:hAnsi="Arial" w:cs="Arial"/>
          <w:sz w:val="20"/>
          <w:szCs w:val="20"/>
        </w:rPr>
        <w:t xml:space="preserve">) </w:t>
      </w:r>
      <w:r w:rsidRPr="009C088B">
        <w:rPr>
          <w:rFonts w:ascii="Arial" w:hAnsi="Arial" w:cs="Arial"/>
          <w:sz w:val="20"/>
          <w:szCs w:val="20"/>
        </w:rPr>
        <w:t>of all species in a community minus the present maximum summer</w:t>
      </w:r>
      <w:r w:rsidR="00615426" w:rsidRPr="009C088B">
        <w:rPr>
          <w:rFonts w:ascii="Arial" w:hAnsi="Arial" w:cs="Arial"/>
          <w:sz w:val="20"/>
          <w:szCs w:val="20"/>
        </w:rPr>
        <w:t>time</w:t>
      </w:r>
      <w:r w:rsidRPr="009C088B">
        <w:rPr>
          <w:rFonts w:ascii="Arial" w:hAnsi="Arial" w:cs="Arial"/>
          <w:sz w:val="20"/>
          <w:szCs w:val="20"/>
        </w:rPr>
        <w:t xml:space="preserve"> </w:t>
      </w:r>
      <w:r w:rsidR="00615426" w:rsidRPr="009C088B">
        <w:rPr>
          <w:rFonts w:ascii="Arial" w:hAnsi="Arial" w:cs="Arial"/>
          <w:sz w:val="20"/>
          <w:szCs w:val="20"/>
        </w:rPr>
        <w:t>SST</w:t>
      </w:r>
      <w:commentRangeStart w:id="10"/>
      <w:r w:rsidR="002A0D21">
        <w:rPr>
          <w:rFonts w:ascii="Arial" w:hAnsi="Arial" w:cs="Arial"/>
          <w:sz w:val="20"/>
          <w:szCs w:val="20"/>
        </w:rPr>
        <w:t>; it is</w:t>
      </w:r>
      <w:commentRangeEnd w:id="10"/>
      <w:r w:rsidR="002A0D21">
        <w:rPr>
          <w:rStyle w:val="CommentReference"/>
        </w:rPr>
        <w:commentReference w:id="10"/>
      </w:r>
      <w:r w:rsidR="00E402FA">
        <w:rPr>
          <w:rFonts w:ascii="Arial" w:hAnsi="Arial" w:cs="Arial"/>
          <w:sz w:val="20"/>
          <w:szCs w:val="20"/>
        </w:rPr>
        <w:t xml:space="preserve"> an estimate of how far on average community inhabitants are from their ther</w:t>
      </w:r>
      <w:r w:rsidR="009F5D5F">
        <w:rPr>
          <w:rFonts w:ascii="Arial" w:hAnsi="Arial" w:cs="Arial"/>
          <w:sz w:val="20"/>
          <w:szCs w:val="20"/>
        </w:rPr>
        <w:t>m</w:t>
      </w:r>
      <w:r w:rsidR="00E402FA">
        <w:rPr>
          <w:rFonts w:ascii="Arial" w:hAnsi="Arial" w:cs="Arial"/>
          <w:sz w:val="20"/>
          <w:szCs w:val="20"/>
        </w:rPr>
        <w:t xml:space="preserve">al maxima. </w:t>
      </w:r>
      <w:r w:rsidRPr="009C088B">
        <w:rPr>
          <w:rFonts w:ascii="Arial" w:hAnsi="Arial" w:cs="Arial"/>
          <w:sz w:val="20"/>
          <w:szCs w:val="20"/>
        </w:rPr>
        <w:t>Each point represents an ecoregion</w:t>
      </w:r>
      <w:r w:rsidR="00301A56">
        <w:rPr>
          <w:rFonts w:ascii="Arial" w:hAnsi="Arial" w:cs="Arial"/>
          <w:sz w:val="20"/>
          <w:szCs w:val="20"/>
        </w:rPr>
        <w:t xml:space="preserve"> and the larger circles represent mean values for tropical and temperature ecoregions</w:t>
      </w:r>
      <w:r w:rsidRPr="009C088B">
        <w:rPr>
          <w:rFonts w:ascii="Arial" w:hAnsi="Arial" w:cs="Arial"/>
          <w:sz w:val="20"/>
          <w:szCs w:val="20"/>
        </w:rPr>
        <w:t>.</w:t>
      </w:r>
    </w:p>
    <w:sectPr w:rsidR="00EF741F" w:rsidRPr="006F43F1" w:rsidSect="00DB6800">
      <w:footerReference w:type="even" r:id="rId13"/>
      <w:footerReference w:type="default" r:id="rId14"/>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Bruno" w:date="2017-06-23T08:55:00Z" w:initials="JB">
    <w:p w14:paraId="2698BE37" w14:textId="77777777" w:rsidR="006B64C9" w:rsidRDefault="006B64C9" w:rsidP="006B64C9">
      <w:pPr>
        <w:rPr>
          <w:rFonts w:eastAsia="Times New Roman"/>
        </w:rPr>
      </w:pPr>
      <w:r>
        <w:rPr>
          <w:rStyle w:val="CommentReference"/>
        </w:rPr>
        <w:annotationRef/>
      </w:r>
      <w:r>
        <w:rPr>
          <w:rFonts w:ascii="Arial" w:eastAsia="Times New Roman" w:hAnsi="Arial" w:cs="Arial"/>
          <w:color w:val="222222"/>
          <w:sz w:val="20"/>
          <w:szCs w:val="20"/>
          <w:shd w:val="clear" w:color="auto" w:fill="FFFFFF"/>
        </w:rPr>
        <w:t>They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6B64C9" w:rsidRDefault="006B64C9">
      <w:pPr>
        <w:pStyle w:val="CommentText"/>
      </w:pPr>
    </w:p>
  </w:comment>
  <w:comment w:id="2" w:author="John Bruno" w:date="2016-09-03T13:34:00Z" w:initials="JB">
    <w:p w14:paraId="700E1121" w14:textId="24154F78" w:rsidR="00074983" w:rsidRDefault="00074983">
      <w:pPr>
        <w:pStyle w:val="CommentText"/>
      </w:pPr>
      <w:r>
        <w:rPr>
          <w:rStyle w:val="CommentReference"/>
        </w:rPr>
        <w:annotationRef/>
      </w:r>
      <w:r>
        <w:rPr>
          <w:rFonts w:ascii="Arial" w:hAnsi="Arial" w:cs="Arial"/>
          <w:color w:val="1A1A1A"/>
          <w:sz w:val="26"/>
          <w:szCs w:val="26"/>
        </w:rPr>
        <w:t>The rest of the text is typically about 1,500 words long. Any discussion at the end of the text should be as succinct as possible, not repeating previous summary/introduction material, to briefly convey the general relevance of the work.</w:t>
      </w:r>
    </w:p>
  </w:comment>
  <w:comment w:id="4" w:author="Richard Aronson" w:date="2017-03-17T10:47:00Z" w:initials="RA">
    <w:p w14:paraId="6DC012F4" w14:textId="3B56A84B" w:rsidR="00074983" w:rsidRDefault="00074983">
      <w:pPr>
        <w:pStyle w:val="CommentText"/>
      </w:pPr>
      <w:r>
        <w:rPr>
          <w:rStyle w:val="CommentReference"/>
        </w:rPr>
        <w:annotationRef/>
      </w:r>
      <w:r>
        <w:t>I do not see a clear connection between this sentence and the rest of the paragraph.</w:t>
      </w:r>
    </w:p>
  </w:comment>
  <w:comment w:id="8" w:author="Richard Aronson" w:date="2017-03-17T10:50:00Z" w:initials="RA">
    <w:p w14:paraId="734B719A" w14:textId="5AE27423" w:rsidR="00074983" w:rsidRDefault="00074983">
      <w:pPr>
        <w:pStyle w:val="CommentText"/>
      </w:pPr>
      <w:r>
        <w:rPr>
          <w:rStyle w:val="CommentReference"/>
        </w:rPr>
        <w:annotationRef/>
      </w:r>
      <w:r>
        <w:t>Something wrong with this sentence. Cannot follow it.</w:t>
      </w:r>
    </w:p>
  </w:comment>
  <w:comment w:id="9" w:author="Richard Aronson" w:date="2017-03-17T11:07:00Z" w:initials="RA">
    <w:p w14:paraId="44B88207" w14:textId="2A15C1EC" w:rsidR="00074983" w:rsidRDefault="00074983">
      <w:pPr>
        <w:pStyle w:val="CommentText"/>
      </w:pPr>
      <w:r>
        <w:rPr>
          <w:rStyle w:val="CommentReference"/>
        </w:rPr>
        <w:annotationRef/>
      </w:r>
      <w:r>
        <w:t>Please let me edit this before you fire off the paper.</w:t>
      </w:r>
    </w:p>
  </w:comment>
  <w:comment w:id="10" w:author="Richard Aronson" w:date="2017-03-17T11:06:00Z" w:initials="RA">
    <w:p w14:paraId="49011BC8" w14:textId="1E00474B" w:rsidR="00074983" w:rsidRDefault="00074983">
      <w:pPr>
        <w:pStyle w:val="CommentText"/>
      </w:pPr>
      <w:r>
        <w:rPr>
          <w:rStyle w:val="CommentReference"/>
        </w:rPr>
        <w:annotationRef/>
      </w:r>
      <w:r>
        <w:t xml:space="preserve">Is this rewrite </w:t>
      </w:r>
      <w:proofErr w:type="gramStart"/>
      <w:r>
        <w:t>correct</w:t>
      </w:r>
      <w:proofErr w:type="gramEnd"/>
      <w:r>
        <w:t>, JB?</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00E1121" w15:done="0"/>
  <w15:commentEx w15:paraId="6DC012F4" w15:done="0"/>
  <w15:commentEx w15:paraId="734B719A" w15:done="0"/>
  <w15:commentEx w15:paraId="44B88207" w15:done="0"/>
  <w15:commentEx w15:paraId="49011B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1A9001" w14:textId="77777777" w:rsidR="006D54A2" w:rsidRDefault="006D54A2" w:rsidP="00D07286">
      <w:r>
        <w:separator/>
      </w:r>
    </w:p>
  </w:endnote>
  <w:endnote w:type="continuationSeparator" w:id="0">
    <w:p w14:paraId="621B8207" w14:textId="77777777" w:rsidR="006D54A2" w:rsidRDefault="006D54A2"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7681B" w14:textId="77777777" w:rsidR="00074983" w:rsidRDefault="00074983"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074983" w:rsidRDefault="0007498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187A8" w14:textId="77777777" w:rsidR="00074983" w:rsidRPr="00D07286" w:rsidRDefault="00074983"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E10A3A">
      <w:rPr>
        <w:rStyle w:val="PageNumber"/>
        <w:rFonts w:ascii="Arial" w:hAnsi="Arial" w:cs="Arial"/>
        <w:noProof/>
        <w:sz w:val="20"/>
        <w:szCs w:val="20"/>
      </w:rPr>
      <w:t>2</w:t>
    </w:r>
    <w:r w:rsidRPr="00D07286">
      <w:rPr>
        <w:rStyle w:val="PageNumber"/>
        <w:rFonts w:ascii="Arial" w:hAnsi="Arial" w:cs="Arial"/>
        <w:sz w:val="20"/>
        <w:szCs w:val="20"/>
      </w:rPr>
      <w:fldChar w:fldCharType="end"/>
    </w:r>
  </w:p>
  <w:p w14:paraId="1A7F2890" w14:textId="77777777" w:rsidR="00074983" w:rsidRDefault="0007498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F4BC9" w14:textId="77777777" w:rsidR="006D54A2" w:rsidRDefault="006D54A2" w:rsidP="00D07286">
      <w:r>
        <w:separator/>
      </w:r>
    </w:p>
  </w:footnote>
  <w:footnote w:type="continuationSeparator" w:id="0">
    <w:p w14:paraId="5FA9450E" w14:textId="77777777" w:rsidR="006D54A2" w:rsidRDefault="006D54A2" w:rsidP="00D072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Bruno">
    <w15:presenceInfo w15:providerId="None" w15:userId="John Bruno"/>
  </w15:person>
  <w15:person w15:author="Richard Aronson">
    <w15:presenceInfo w15:providerId="AD" w15:userId="S-1-5-21-2438295641-2239293672-1739362057-59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insDel="0" w:formatting="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B79"/>
    <w:rsid w:val="00001A1D"/>
    <w:rsid w:val="000029D0"/>
    <w:rsid w:val="00010448"/>
    <w:rsid w:val="0001247B"/>
    <w:rsid w:val="00012956"/>
    <w:rsid w:val="000135AF"/>
    <w:rsid w:val="000155C1"/>
    <w:rsid w:val="00015F18"/>
    <w:rsid w:val="000368D5"/>
    <w:rsid w:val="00037837"/>
    <w:rsid w:val="00041326"/>
    <w:rsid w:val="00044525"/>
    <w:rsid w:val="00046156"/>
    <w:rsid w:val="00050299"/>
    <w:rsid w:val="000523BB"/>
    <w:rsid w:val="000524F4"/>
    <w:rsid w:val="00056C4E"/>
    <w:rsid w:val="0006025C"/>
    <w:rsid w:val="00063E45"/>
    <w:rsid w:val="00064287"/>
    <w:rsid w:val="000737F5"/>
    <w:rsid w:val="0007419A"/>
    <w:rsid w:val="00074983"/>
    <w:rsid w:val="000755B1"/>
    <w:rsid w:val="0007697E"/>
    <w:rsid w:val="0007789E"/>
    <w:rsid w:val="00080FF9"/>
    <w:rsid w:val="00083B51"/>
    <w:rsid w:val="00085FFB"/>
    <w:rsid w:val="00091FF8"/>
    <w:rsid w:val="00097584"/>
    <w:rsid w:val="000A030E"/>
    <w:rsid w:val="000A409C"/>
    <w:rsid w:val="000B1D65"/>
    <w:rsid w:val="000C14B2"/>
    <w:rsid w:val="000C3E8D"/>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6101"/>
    <w:rsid w:val="001009FD"/>
    <w:rsid w:val="0010446B"/>
    <w:rsid w:val="00104D11"/>
    <w:rsid w:val="00107ACC"/>
    <w:rsid w:val="00110CF6"/>
    <w:rsid w:val="00112DC4"/>
    <w:rsid w:val="00113618"/>
    <w:rsid w:val="001151C8"/>
    <w:rsid w:val="0012008C"/>
    <w:rsid w:val="00120B90"/>
    <w:rsid w:val="001233EE"/>
    <w:rsid w:val="00125606"/>
    <w:rsid w:val="0012699B"/>
    <w:rsid w:val="00126DB0"/>
    <w:rsid w:val="00130671"/>
    <w:rsid w:val="001315DA"/>
    <w:rsid w:val="00133788"/>
    <w:rsid w:val="00133D92"/>
    <w:rsid w:val="00141A62"/>
    <w:rsid w:val="00141CE3"/>
    <w:rsid w:val="00141DA0"/>
    <w:rsid w:val="001423CF"/>
    <w:rsid w:val="00143708"/>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C38"/>
    <w:rsid w:val="00173215"/>
    <w:rsid w:val="00175EA4"/>
    <w:rsid w:val="001802AA"/>
    <w:rsid w:val="00180C18"/>
    <w:rsid w:val="00185A58"/>
    <w:rsid w:val="0019150B"/>
    <w:rsid w:val="00191BB9"/>
    <w:rsid w:val="0019364D"/>
    <w:rsid w:val="0019401E"/>
    <w:rsid w:val="00196138"/>
    <w:rsid w:val="00197356"/>
    <w:rsid w:val="00197C93"/>
    <w:rsid w:val="001A10D9"/>
    <w:rsid w:val="001A1452"/>
    <w:rsid w:val="001A5208"/>
    <w:rsid w:val="001A52DF"/>
    <w:rsid w:val="001A53E4"/>
    <w:rsid w:val="001A6D40"/>
    <w:rsid w:val="001B16B4"/>
    <w:rsid w:val="001B2933"/>
    <w:rsid w:val="001B3975"/>
    <w:rsid w:val="001C0389"/>
    <w:rsid w:val="001C11BC"/>
    <w:rsid w:val="001C2664"/>
    <w:rsid w:val="001C3BE6"/>
    <w:rsid w:val="001C49B2"/>
    <w:rsid w:val="001C7D2D"/>
    <w:rsid w:val="001D0C7C"/>
    <w:rsid w:val="001D3F6B"/>
    <w:rsid w:val="001D5536"/>
    <w:rsid w:val="001E08AC"/>
    <w:rsid w:val="001E2622"/>
    <w:rsid w:val="001F050C"/>
    <w:rsid w:val="001F2F8D"/>
    <w:rsid w:val="001F30AF"/>
    <w:rsid w:val="001F324E"/>
    <w:rsid w:val="001F49D1"/>
    <w:rsid w:val="0020463F"/>
    <w:rsid w:val="0021346B"/>
    <w:rsid w:val="002164F4"/>
    <w:rsid w:val="0021763E"/>
    <w:rsid w:val="00221028"/>
    <w:rsid w:val="00230FFE"/>
    <w:rsid w:val="00231943"/>
    <w:rsid w:val="00232587"/>
    <w:rsid w:val="00232D7E"/>
    <w:rsid w:val="00240F69"/>
    <w:rsid w:val="00241C55"/>
    <w:rsid w:val="00241D13"/>
    <w:rsid w:val="00244D08"/>
    <w:rsid w:val="00245A3A"/>
    <w:rsid w:val="00250F6E"/>
    <w:rsid w:val="002543B1"/>
    <w:rsid w:val="0025440B"/>
    <w:rsid w:val="00254EC8"/>
    <w:rsid w:val="002575E4"/>
    <w:rsid w:val="002612C9"/>
    <w:rsid w:val="00261481"/>
    <w:rsid w:val="002619A6"/>
    <w:rsid w:val="00264053"/>
    <w:rsid w:val="00266552"/>
    <w:rsid w:val="00267655"/>
    <w:rsid w:val="002678E2"/>
    <w:rsid w:val="002777C6"/>
    <w:rsid w:val="00281F35"/>
    <w:rsid w:val="00282301"/>
    <w:rsid w:val="00283B0C"/>
    <w:rsid w:val="002864B1"/>
    <w:rsid w:val="00290418"/>
    <w:rsid w:val="00290878"/>
    <w:rsid w:val="002910E1"/>
    <w:rsid w:val="002939A8"/>
    <w:rsid w:val="00295B3B"/>
    <w:rsid w:val="00295E7D"/>
    <w:rsid w:val="0029671F"/>
    <w:rsid w:val="002974F5"/>
    <w:rsid w:val="002A0D21"/>
    <w:rsid w:val="002A151D"/>
    <w:rsid w:val="002A21A4"/>
    <w:rsid w:val="002A6D78"/>
    <w:rsid w:val="002B14ED"/>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301A56"/>
    <w:rsid w:val="00304B4D"/>
    <w:rsid w:val="00304BE0"/>
    <w:rsid w:val="00306C84"/>
    <w:rsid w:val="00306E4C"/>
    <w:rsid w:val="003071E7"/>
    <w:rsid w:val="0031160B"/>
    <w:rsid w:val="00312DDE"/>
    <w:rsid w:val="00317AC3"/>
    <w:rsid w:val="00320209"/>
    <w:rsid w:val="00325CAF"/>
    <w:rsid w:val="003274F3"/>
    <w:rsid w:val="00332F45"/>
    <w:rsid w:val="0033392E"/>
    <w:rsid w:val="00337C1A"/>
    <w:rsid w:val="00341790"/>
    <w:rsid w:val="003442D8"/>
    <w:rsid w:val="003510A5"/>
    <w:rsid w:val="00353D3C"/>
    <w:rsid w:val="0035746D"/>
    <w:rsid w:val="00364F81"/>
    <w:rsid w:val="00365193"/>
    <w:rsid w:val="003675D5"/>
    <w:rsid w:val="00367913"/>
    <w:rsid w:val="0037019C"/>
    <w:rsid w:val="00371379"/>
    <w:rsid w:val="003761B2"/>
    <w:rsid w:val="00382859"/>
    <w:rsid w:val="003834D6"/>
    <w:rsid w:val="00383914"/>
    <w:rsid w:val="003865FB"/>
    <w:rsid w:val="00386ABE"/>
    <w:rsid w:val="00392749"/>
    <w:rsid w:val="00395005"/>
    <w:rsid w:val="00396E49"/>
    <w:rsid w:val="003975C5"/>
    <w:rsid w:val="003A087B"/>
    <w:rsid w:val="003A19FF"/>
    <w:rsid w:val="003B01C8"/>
    <w:rsid w:val="003B1AD1"/>
    <w:rsid w:val="003B1C3E"/>
    <w:rsid w:val="003B2728"/>
    <w:rsid w:val="003B320A"/>
    <w:rsid w:val="003B6005"/>
    <w:rsid w:val="003C085B"/>
    <w:rsid w:val="003C1FF3"/>
    <w:rsid w:val="003C452B"/>
    <w:rsid w:val="003C754C"/>
    <w:rsid w:val="003D0077"/>
    <w:rsid w:val="003D0C32"/>
    <w:rsid w:val="003D12E5"/>
    <w:rsid w:val="003D5405"/>
    <w:rsid w:val="003E18C6"/>
    <w:rsid w:val="003E42DF"/>
    <w:rsid w:val="003E46AB"/>
    <w:rsid w:val="003E6341"/>
    <w:rsid w:val="003E6554"/>
    <w:rsid w:val="003E69FD"/>
    <w:rsid w:val="003E7D20"/>
    <w:rsid w:val="003F04FF"/>
    <w:rsid w:val="003F38DC"/>
    <w:rsid w:val="003F511C"/>
    <w:rsid w:val="003F6768"/>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3054A"/>
    <w:rsid w:val="004305AD"/>
    <w:rsid w:val="00432536"/>
    <w:rsid w:val="004332FB"/>
    <w:rsid w:val="004352F5"/>
    <w:rsid w:val="00435AD3"/>
    <w:rsid w:val="00436894"/>
    <w:rsid w:val="004430E3"/>
    <w:rsid w:val="004450E3"/>
    <w:rsid w:val="0044561F"/>
    <w:rsid w:val="004476AE"/>
    <w:rsid w:val="004543E3"/>
    <w:rsid w:val="00456780"/>
    <w:rsid w:val="00467195"/>
    <w:rsid w:val="004671B0"/>
    <w:rsid w:val="004703C2"/>
    <w:rsid w:val="004708BA"/>
    <w:rsid w:val="00470A90"/>
    <w:rsid w:val="00473959"/>
    <w:rsid w:val="00474136"/>
    <w:rsid w:val="00474423"/>
    <w:rsid w:val="00476F65"/>
    <w:rsid w:val="00481827"/>
    <w:rsid w:val="0048329A"/>
    <w:rsid w:val="00485500"/>
    <w:rsid w:val="00485A46"/>
    <w:rsid w:val="00486FEA"/>
    <w:rsid w:val="00487D9A"/>
    <w:rsid w:val="004900C2"/>
    <w:rsid w:val="0049140C"/>
    <w:rsid w:val="004956AB"/>
    <w:rsid w:val="004972F0"/>
    <w:rsid w:val="004A1324"/>
    <w:rsid w:val="004A5152"/>
    <w:rsid w:val="004A54ED"/>
    <w:rsid w:val="004A5D64"/>
    <w:rsid w:val="004A60A4"/>
    <w:rsid w:val="004B18AE"/>
    <w:rsid w:val="004C0F54"/>
    <w:rsid w:val="004C28F1"/>
    <w:rsid w:val="004C2CFB"/>
    <w:rsid w:val="004C3555"/>
    <w:rsid w:val="004C50C6"/>
    <w:rsid w:val="004C58CA"/>
    <w:rsid w:val="004C6B1B"/>
    <w:rsid w:val="004C6E73"/>
    <w:rsid w:val="004D35B3"/>
    <w:rsid w:val="004D366D"/>
    <w:rsid w:val="004E0DA5"/>
    <w:rsid w:val="004E2668"/>
    <w:rsid w:val="004E368B"/>
    <w:rsid w:val="004E55F8"/>
    <w:rsid w:val="004E6286"/>
    <w:rsid w:val="004F0FFD"/>
    <w:rsid w:val="004F368B"/>
    <w:rsid w:val="004F6149"/>
    <w:rsid w:val="00500737"/>
    <w:rsid w:val="00500CFB"/>
    <w:rsid w:val="0050288A"/>
    <w:rsid w:val="00506AA4"/>
    <w:rsid w:val="0051538D"/>
    <w:rsid w:val="0051755C"/>
    <w:rsid w:val="00523D70"/>
    <w:rsid w:val="00523F8A"/>
    <w:rsid w:val="00526546"/>
    <w:rsid w:val="005307BC"/>
    <w:rsid w:val="00533CCA"/>
    <w:rsid w:val="005363FF"/>
    <w:rsid w:val="0054283C"/>
    <w:rsid w:val="00544BEB"/>
    <w:rsid w:val="00546EE0"/>
    <w:rsid w:val="00547FF8"/>
    <w:rsid w:val="00550A60"/>
    <w:rsid w:val="005561D0"/>
    <w:rsid w:val="00557751"/>
    <w:rsid w:val="0056508C"/>
    <w:rsid w:val="00565225"/>
    <w:rsid w:val="00565B82"/>
    <w:rsid w:val="00571B70"/>
    <w:rsid w:val="00574172"/>
    <w:rsid w:val="00575EC7"/>
    <w:rsid w:val="00577A7D"/>
    <w:rsid w:val="00582BA7"/>
    <w:rsid w:val="00583A9C"/>
    <w:rsid w:val="00583C08"/>
    <w:rsid w:val="00583DC3"/>
    <w:rsid w:val="0058516D"/>
    <w:rsid w:val="00591138"/>
    <w:rsid w:val="0059720E"/>
    <w:rsid w:val="005974E5"/>
    <w:rsid w:val="005A717B"/>
    <w:rsid w:val="005B2A39"/>
    <w:rsid w:val="005B3426"/>
    <w:rsid w:val="005B4449"/>
    <w:rsid w:val="005B762E"/>
    <w:rsid w:val="005C0052"/>
    <w:rsid w:val="005C0461"/>
    <w:rsid w:val="005D3A66"/>
    <w:rsid w:val="005D6B02"/>
    <w:rsid w:val="005E34AC"/>
    <w:rsid w:val="005E374B"/>
    <w:rsid w:val="005E4D93"/>
    <w:rsid w:val="005E6AA6"/>
    <w:rsid w:val="005E6C6A"/>
    <w:rsid w:val="005E73FE"/>
    <w:rsid w:val="005F3EF2"/>
    <w:rsid w:val="005F47FD"/>
    <w:rsid w:val="00601BBC"/>
    <w:rsid w:val="00602A51"/>
    <w:rsid w:val="006047B5"/>
    <w:rsid w:val="00605440"/>
    <w:rsid w:val="006058EF"/>
    <w:rsid w:val="00615426"/>
    <w:rsid w:val="00622590"/>
    <w:rsid w:val="00624A2E"/>
    <w:rsid w:val="00635C98"/>
    <w:rsid w:val="00637CB8"/>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811B3"/>
    <w:rsid w:val="00681CE0"/>
    <w:rsid w:val="00683C29"/>
    <w:rsid w:val="0069174F"/>
    <w:rsid w:val="0069242C"/>
    <w:rsid w:val="00694E2B"/>
    <w:rsid w:val="00697C70"/>
    <w:rsid w:val="006A009A"/>
    <w:rsid w:val="006A69B4"/>
    <w:rsid w:val="006A6FC0"/>
    <w:rsid w:val="006A7893"/>
    <w:rsid w:val="006B2640"/>
    <w:rsid w:val="006B5545"/>
    <w:rsid w:val="006B64C9"/>
    <w:rsid w:val="006B7803"/>
    <w:rsid w:val="006C0A7F"/>
    <w:rsid w:val="006C0E40"/>
    <w:rsid w:val="006C100B"/>
    <w:rsid w:val="006C11D7"/>
    <w:rsid w:val="006C25C8"/>
    <w:rsid w:val="006C3F91"/>
    <w:rsid w:val="006D3E84"/>
    <w:rsid w:val="006D54A2"/>
    <w:rsid w:val="006D5DF0"/>
    <w:rsid w:val="006D751D"/>
    <w:rsid w:val="006E1238"/>
    <w:rsid w:val="006E1AD2"/>
    <w:rsid w:val="006E26F8"/>
    <w:rsid w:val="006E5384"/>
    <w:rsid w:val="006E6B01"/>
    <w:rsid w:val="006E7D22"/>
    <w:rsid w:val="006F1E9E"/>
    <w:rsid w:val="006F231B"/>
    <w:rsid w:val="006F43F1"/>
    <w:rsid w:val="0070088E"/>
    <w:rsid w:val="00700D7E"/>
    <w:rsid w:val="00707AAF"/>
    <w:rsid w:val="00710B57"/>
    <w:rsid w:val="00710C5B"/>
    <w:rsid w:val="007118DE"/>
    <w:rsid w:val="007138E7"/>
    <w:rsid w:val="007225E4"/>
    <w:rsid w:val="0072494C"/>
    <w:rsid w:val="0072588A"/>
    <w:rsid w:val="007344B9"/>
    <w:rsid w:val="00743442"/>
    <w:rsid w:val="00752CB9"/>
    <w:rsid w:val="00753CC8"/>
    <w:rsid w:val="00753E27"/>
    <w:rsid w:val="0075620E"/>
    <w:rsid w:val="00756532"/>
    <w:rsid w:val="00757AD1"/>
    <w:rsid w:val="00761D2F"/>
    <w:rsid w:val="00765A72"/>
    <w:rsid w:val="00766A67"/>
    <w:rsid w:val="0076756B"/>
    <w:rsid w:val="007709F8"/>
    <w:rsid w:val="00771BE6"/>
    <w:rsid w:val="007727B6"/>
    <w:rsid w:val="00775CC1"/>
    <w:rsid w:val="007761AC"/>
    <w:rsid w:val="00776662"/>
    <w:rsid w:val="00776E78"/>
    <w:rsid w:val="00777C98"/>
    <w:rsid w:val="0078198D"/>
    <w:rsid w:val="00781A7A"/>
    <w:rsid w:val="00781E12"/>
    <w:rsid w:val="00793091"/>
    <w:rsid w:val="00795AF3"/>
    <w:rsid w:val="007A05E2"/>
    <w:rsid w:val="007A1C47"/>
    <w:rsid w:val="007B1053"/>
    <w:rsid w:val="007B20CA"/>
    <w:rsid w:val="007B25F8"/>
    <w:rsid w:val="007B618E"/>
    <w:rsid w:val="007C004E"/>
    <w:rsid w:val="007C2A8B"/>
    <w:rsid w:val="007C3418"/>
    <w:rsid w:val="007C3751"/>
    <w:rsid w:val="007C3A7E"/>
    <w:rsid w:val="007C6669"/>
    <w:rsid w:val="007D100C"/>
    <w:rsid w:val="007D1E28"/>
    <w:rsid w:val="007D6B5C"/>
    <w:rsid w:val="007D7014"/>
    <w:rsid w:val="007E03C5"/>
    <w:rsid w:val="007E08CE"/>
    <w:rsid w:val="007E3E21"/>
    <w:rsid w:val="007F0879"/>
    <w:rsid w:val="007F35C1"/>
    <w:rsid w:val="007F6C1D"/>
    <w:rsid w:val="00802BC2"/>
    <w:rsid w:val="008044A1"/>
    <w:rsid w:val="008053AF"/>
    <w:rsid w:val="008061C5"/>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43017"/>
    <w:rsid w:val="00844D02"/>
    <w:rsid w:val="008519D6"/>
    <w:rsid w:val="00853281"/>
    <w:rsid w:val="00854594"/>
    <w:rsid w:val="008561FA"/>
    <w:rsid w:val="008625F8"/>
    <w:rsid w:val="00871011"/>
    <w:rsid w:val="00873A68"/>
    <w:rsid w:val="008751B2"/>
    <w:rsid w:val="0088081E"/>
    <w:rsid w:val="008815F1"/>
    <w:rsid w:val="00884042"/>
    <w:rsid w:val="00884C34"/>
    <w:rsid w:val="0088707B"/>
    <w:rsid w:val="00893A64"/>
    <w:rsid w:val="008A0189"/>
    <w:rsid w:val="008A0716"/>
    <w:rsid w:val="008A4E8C"/>
    <w:rsid w:val="008A4ECB"/>
    <w:rsid w:val="008B19F2"/>
    <w:rsid w:val="008B241C"/>
    <w:rsid w:val="008B29C6"/>
    <w:rsid w:val="008B4EB9"/>
    <w:rsid w:val="008B68DD"/>
    <w:rsid w:val="008B7B71"/>
    <w:rsid w:val="008B7D89"/>
    <w:rsid w:val="008C1A7F"/>
    <w:rsid w:val="008D3F66"/>
    <w:rsid w:val="008D56FA"/>
    <w:rsid w:val="008D59C0"/>
    <w:rsid w:val="008D6A1A"/>
    <w:rsid w:val="008D742A"/>
    <w:rsid w:val="008E1ACB"/>
    <w:rsid w:val="008E325D"/>
    <w:rsid w:val="008E36AC"/>
    <w:rsid w:val="008E3736"/>
    <w:rsid w:val="008E4356"/>
    <w:rsid w:val="008F36D4"/>
    <w:rsid w:val="008F7D68"/>
    <w:rsid w:val="00900252"/>
    <w:rsid w:val="009008A7"/>
    <w:rsid w:val="00902D65"/>
    <w:rsid w:val="00911FD3"/>
    <w:rsid w:val="0091290B"/>
    <w:rsid w:val="009143B5"/>
    <w:rsid w:val="00922D81"/>
    <w:rsid w:val="0092383A"/>
    <w:rsid w:val="00924AC6"/>
    <w:rsid w:val="00927ACD"/>
    <w:rsid w:val="0093479B"/>
    <w:rsid w:val="009348C8"/>
    <w:rsid w:val="00934BE6"/>
    <w:rsid w:val="00935521"/>
    <w:rsid w:val="009373D8"/>
    <w:rsid w:val="00937C7E"/>
    <w:rsid w:val="00937F00"/>
    <w:rsid w:val="009403B9"/>
    <w:rsid w:val="00943F30"/>
    <w:rsid w:val="00946711"/>
    <w:rsid w:val="0095053C"/>
    <w:rsid w:val="00955BD9"/>
    <w:rsid w:val="009600EB"/>
    <w:rsid w:val="009621DE"/>
    <w:rsid w:val="00962CEB"/>
    <w:rsid w:val="00964186"/>
    <w:rsid w:val="00971983"/>
    <w:rsid w:val="00973DA7"/>
    <w:rsid w:val="009768A9"/>
    <w:rsid w:val="009804AB"/>
    <w:rsid w:val="00980CD2"/>
    <w:rsid w:val="009819FB"/>
    <w:rsid w:val="00985BA1"/>
    <w:rsid w:val="00985C4C"/>
    <w:rsid w:val="00987310"/>
    <w:rsid w:val="00990F9B"/>
    <w:rsid w:val="009931EB"/>
    <w:rsid w:val="009A0116"/>
    <w:rsid w:val="009A6169"/>
    <w:rsid w:val="009B5D94"/>
    <w:rsid w:val="009C088B"/>
    <w:rsid w:val="009C1662"/>
    <w:rsid w:val="009C672D"/>
    <w:rsid w:val="009D3317"/>
    <w:rsid w:val="009D4477"/>
    <w:rsid w:val="009E20B1"/>
    <w:rsid w:val="009E2CC7"/>
    <w:rsid w:val="009E2F11"/>
    <w:rsid w:val="009E438A"/>
    <w:rsid w:val="009E4742"/>
    <w:rsid w:val="009E7BC2"/>
    <w:rsid w:val="009F5D5F"/>
    <w:rsid w:val="009F7040"/>
    <w:rsid w:val="009F7307"/>
    <w:rsid w:val="009F7463"/>
    <w:rsid w:val="009F7AD8"/>
    <w:rsid w:val="00A06C00"/>
    <w:rsid w:val="00A11616"/>
    <w:rsid w:val="00A11E85"/>
    <w:rsid w:val="00A1240A"/>
    <w:rsid w:val="00A16318"/>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3339"/>
    <w:rsid w:val="00A555DB"/>
    <w:rsid w:val="00A571E0"/>
    <w:rsid w:val="00A63218"/>
    <w:rsid w:val="00A63612"/>
    <w:rsid w:val="00A63788"/>
    <w:rsid w:val="00A65152"/>
    <w:rsid w:val="00A662A2"/>
    <w:rsid w:val="00A67B98"/>
    <w:rsid w:val="00A737A1"/>
    <w:rsid w:val="00A752FF"/>
    <w:rsid w:val="00A75CC9"/>
    <w:rsid w:val="00A76F22"/>
    <w:rsid w:val="00A80E25"/>
    <w:rsid w:val="00A851AE"/>
    <w:rsid w:val="00A85B79"/>
    <w:rsid w:val="00A86149"/>
    <w:rsid w:val="00A87560"/>
    <w:rsid w:val="00A905C3"/>
    <w:rsid w:val="00A92D8E"/>
    <w:rsid w:val="00A95DC4"/>
    <w:rsid w:val="00A962B1"/>
    <w:rsid w:val="00A97A7B"/>
    <w:rsid w:val="00AA1EE6"/>
    <w:rsid w:val="00AA4B51"/>
    <w:rsid w:val="00AA61A8"/>
    <w:rsid w:val="00AB1AD2"/>
    <w:rsid w:val="00AC161A"/>
    <w:rsid w:val="00AC55F4"/>
    <w:rsid w:val="00AD18EA"/>
    <w:rsid w:val="00AD2D68"/>
    <w:rsid w:val="00AD5378"/>
    <w:rsid w:val="00AD6968"/>
    <w:rsid w:val="00AD7781"/>
    <w:rsid w:val="00AE240D"/>
    <w:rsid w:val="00AE3772"/>
    <w:rsid w:val="00AE5372"/>
    <w:rsid w:val="00AE6884"/>
    <w:rsid w:val="00AE6C05"/>
    <w:rsid w:val="00AF6831"/>
    <w:rsid w:val="00B009AF"/>
    <w:rsid w:val="00B01259"/>
    <w:rsid w:val="00B01700"/>
    <w:rsid w:val="00B034CE"/>
    <w:rsid w:val="00B05593"/>
    <w:rsid w:val="00B05F6E"/>
    <w:rsid w:val="00B06ACC"/>
    <w:rsid w:val="00B072A6"/>
    <w:rsid w:val="00B136F4"/>
    <w:rsid w:val="00B13B44"/>
    <w:rsid w:val="00B152FA"/>
    <w:rsid w:val="00B22539"/>
    <w:rsid w:val="00B24BF5"/>
    <w:rsid w:val="00B24CBC"/>
    <w:rsid w:val="00B27063"/>
    <w:rsid w:val="00B27E80"/>
    <w:rsid w:val="00B30A74"/>
    <w:rsid w:val="00B311AA"/>
    <w:rsid w:val="00B3193A"/>
    <w:rsid w:val="00B31BC8"/>
    <w:rsid w:val="00B32778"/>
    <w:rsid w:val="00B34B30"/>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3854"/>
    <w:rsid w:val="00B812D4"/>
    <w:rsid w:val="00B83BAA"/>
    <w:rsid w:val="00B87F22"/>
    <w:rsid w:val="00B935AE"/>
    <w:rsid w:val="00B948E5"/>
    <w:rsid w:val="00B9532F"/>
    <w:rsid w:val="00B96DA2"/>
    <w:rsid w:val="00B96EC6"/>
    <w:rsid w:val="00B9720A"/>
    <w:rsid w:val="00BA11B6"/>
    <w:rsid w:val="00BA17D6"/>
    <w:rsid w:val="00BA2911"/>
    <w:rsid w:val="00BA3134"/>
    <w:rsid w:val="00BA34E9"/>
    <w:rsid w:val="00BA5FB6"/>
    <w:rsid w:val="00BA6B01"/>
    <w:rsid w:val="00BB0F75"/>
    <w:rsid w:val="00BB107B"/>
    <w:rsid w:val="00BB224F"/>
    <w:rsid w:val="00BB3321"/>
    <w:rsid w:val="00BB4702"/>
    <w:rsid w:val="00BB607C"/>
    <w:rsid w:val="00BB6543"/>
    <w:rsid w:val="00BB785E"/>
    <w:rsid w:val="00BC0554"/>
    <w:rsid w:val="00BC3849"/>
    <w:rsid w:val="00BC4FB7"/>
    <w:rsid w:val="00BC5AB6"/>
    <w:rsid w:val="00BC5AFB"/>
    <w:rsid w:val="00BC6D85"/>
    <w:rsid w:val="00BD26AD"/>
    <w:rsid w:val="00BD3E66"/>
    <w:rsid w:val="00BD559A"/>
    <w:rsid w:val="00BD7328"/>
    <w:rsid w:val="00BD75A5"/>
    <w:rsid w:val="00BE16F6"/>
    <w:rsid w:val="00BE1822"/>
    <w:rsid w:val="00BE1BE1"/>
    <w:rsid w:val="00BE243C"/>
    <w:rsid w:val="00BE2B40"/>
    <w:rsid w:val="00BE3C21"/>
    <w:rsid w:val="00BF15F2"/>
    <w:rsid w:val="00BF2C31"/>
    <w:rsid w:val="00BF5917"/>
    <w:rsid w:val="00BF6120"/>
    <w:rsid w:val="00BF71F5"/>
    <w:rsid w:val="00BF74F2"/>
    <w:rsid w:val="00C014EC"/>
    <w:rsid w:val="00C01C23"/>
    <w:rsid w:val="00C01C83"/>
    <w:rsid w:val="00C04C81"/>
    <w:rsid w:val="00C06710"/>
    <w:rsid w:val="00C1101D"/>
    <w:rsid w:val="00C127FD"/>
    <w:rsid w:val="00C16B81"/>
    <w:rsid w:val="00C20218"/>
    <w:rsid w:val="00C268A3"/>
    <w:rsid w:val="00C26AB9"/>
    <w:rsid w:val="00C26ADC"/>
    <w:rsid w:val="00C3180E"/>
    <w:rsid w:val="00C33DB3"/>
    <w:rsid w:val="00C35736"/>
    <w:rsid w:val="00C401D5"/>
    <w:rsid w:val="00C412AF"/>
    <w:rsid w:val="00C41683"/>
    <w:rsid w:val="00C436AF"/>
    <w:rsid w:val="00C54037"/>
    <w:rsid w:val="00C55D1C"/>
    <w:rsid w:val="00C55FB1"/>
    <w:rsid w:val="00C565A5"/>
    <w:rsid w:val="00C56B35"/>
    <w:rsid w:val="00C57418"/>
    <w:rsid w:val="00C61488"/>
    <w:rsid w:val="00C61F62"/>
    <w:rsid w:val="00C622A6"/>
    <w:rsid w:val="00C63F1A"/>
    <w:rsid w:val="00C64E4D"/>
    <w:rsid w:val="00C65EE3"/>
    <w:rsid w:val="00C65F29"/>
    <w:rsid w:val="00C70292"/>
    <w:rsid w:val="00C721E6"/>
    <w:rsid w:val="00C7421D"/>
    <w:rsid w:val="00C76FC7"/>
    <w:rsid w:val="00C7703B"/>
    <w:rsid w:val="00C830A9"/>
    <w:rsid w:val="00C8411B"/>
    <w:rsid w:val="00C9088F"/>
    <w:rsid w:val="00C9101D"/>
    <w:rsid w:val="00C95106"/>
    <w:rsid w:val="00C95F77"/>
    <w:rsid w:val="00C9640C"/>
    <w:rsid w:val="00CA2773"/>
    <w:rsid w:val="00CA3FA1"/>
    <w:rsid w:val="00CA59C5"/>
    <w:rsid w:val="00CA78EA"/>
    <w:rsid w:val="00CB0F41"/>
    <w:rsid w:val="00CB1635"/>
    <w:rsid w:val="00CB6392"/>
    <w:rsid w:val="00CB7004"/>
    <w:rsid w:val="00CC0465"/>
    <w:rsid w:val="00CC0DB3"/>
    <w:rsid w:val="00CC35C5"/>
    <w:rsid w:val="00CC3C32"/>
    <w:rsid w:val="00CD0DE9"/>
    <w:rsid w:val="00CD10C9"/>
    <w:rsid w:val="00CD6A89"/>
    <w:rsid w:val="00CD6D25"/>
    <w:rsid w:val="00CE0806"/>
    <w:rsid w:val="00CE2068"/>
    <w:rsid w:val="00CE4E2E"/>
    <w:rsid w:val="00CF1213"/>
    <w:rsid w:val="00CF32B3"/>
    <w:rsid w:val="00CF335A"/>
    <w:rsid w:val="00CF590F"/>
    <w:rsid w:val="00D00770"/>
    <w:rsid w:val="00D00781"/>
    <w:rsid w:val="00D008DD"/>
    <w:rsid w:val="00D03157"/>
    <w:rsid w:val="00D03DED"/>
    <w:rsid w:val="00D07286"/>
    <w:rsid w:val="00D13D72"/>
    <w:rsid w:val="00D16406"/>
    <w:rsid w:val="00D176C8"/>
    <w:rsid w:val="00D22C61"/>
    <w:rsid w:val="00D235E1"/>
    <w:rsid w:val="00D25E1E"/>
    <w:rsid w:val="00D27178"/>
    <w:rsid w:val="00D27648"/>
    <w:rsid w:val="00D32DEC"/>
    <w:rsid w:val="00D3538C"/>
    <w:rsid w:val="00D3756C"/>
    <w:rsid w:val="00D42DC7"/>
    <w:rsid w:val="00D43F31"/>
    <w:rsid w:val="00D46322"/>
    <w:rsid w:val="00D52B79"/>
    <w:rsid w:val="00D55978"/>
    <w:rsid w:val="00D55E5E"/>
    <w:rsid w:val="00D56A56"/>
    <w:rsid w:val="00D60990"/>
    <w:rsid w:val="00D63E80"/>
    <w:rsid w:val="00D72949"/>
    <w:rsid w:val="00D74AC2"/>
    <w:rsid w:val="00D7574C"/>
    <w:rsid w:val="00D75F3A"/>
    <w:rsid w:val="00D77E6F"/>
    <w:rsid w:val="00D81EA8"/>
    <w:rsid w:val="00D86BF9"/>
    <w:rsid w:val="00D9017C"/>
    <w:rsid w:val="00D90572"/>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4602"/>
    <w:rsid w:val="00E346DE"/>
    <w:rsid w:val="00E402FA"/>
    <w:rsid w:val="00E41E0C"/>
    <w:rsid w:val="00E430D7"/>
    <w:rsid w:val="00E4632A"/>
    <w:rsid w:val="00E46889"/>
    <w:rsid w:val="00E47CC7"/>
    <w:rsid w:val="00E52282"/>
    <w:rsid w:val="00E629AB"/>
    <w:rsid w:val="00E63FA3"/>
    <w:rsid w:val="00E6490C"/>
    <w:rsid w:val="00E66EEF"/>
    <w:rsid w:val="00E7069A"/>
    <w:rsid w:val="00E7269B"/>
    <w:rsid w:val="00E73AA7"/>
    <w:rsid w:val="00E74F92"/>
    <w:rsid w:val="00E8080B"/>
    <w:rsid w:val="00E852D5"/>
    <w:rsid w:val="00E873DE"/>
    <w:rsid w:val="00E94B0D"/>
    <w:rsid w:val="00E94F52"/>
    <w:rsid w:val="00E95BB3"/>
    <w:rsid w:val="00E96375"/>
    <w:rsid w:val="00E97730"/>
    <w:rsid w:val="00EA075E"/>
    <w:rsid w:val="00EA19B0"/>
    <w:rsid w:val="00EA2BDE"/>
    <w:rsid w:val="00EA351E"/>
    <w:rsid w:val="00EA5003"/>
    <w:rsid w:val="00EA556A"/>
    <w:rsid w:val="00EA617C"/>
    <w:rsid w:val="00EA65E3"/>
    <w:rsid w:val="00EB1F4C"/>
    <w:rsid w:val="00EB2CC1"/>
    <w:rsid w:val="00EB386E"/>
    <w:rsid w:val="00EB4C77"/>
    <w:rsid w:val="00EB632E"/>
    <w:rsid w:val="00EB6920"/>
    <w:rsid w:val="00EC08EE"/>
    <w:rsid w:val="00EC579A"/>
    <w:rsid w:val="00EC6086"/>
    <w:rsid w:val="00ED325C"/>
    <w:rsid w:val="00EE1ADC"/>
    <w:rsid w:val="00EE364E"/>
    <w:rsid w:val="00EE3DA3"/>
    <w:rsid w:val="00EE4E14"/>
    <w:rsid w:val="00EF0FF8"/>
    <w:rsid w:val="00EF1313"/>
    <w:rsid w:val="00EF3127"/>
    <w:rsid w:val="00EF4961"/>
    <w:rsid w:val="00EF5149"/>
    <w:rsid w:val="00EF741F"/>
    <w:rsid w:val="00F05EB4"/>
    <w:rsid w:val="00F068C8"/>
    <w:rsid w:val="00F12730"/>
    <w:rsid w:val="00F13EF5"/>
    <w:rsid w:val="00F14223"/>
    <w:rsid w:val="00F14391"/>
    <w:rsid w:val="00F21014"/>
    <w:rsid w:val="00F22A3F"/>
    <w:rsid w:val="00F22BD3"/>
    <w:rsid w:val="00F233A6"/>
    <w:rsid w:val="00F27554"/>
    <w:rsid w:val="00F27E3F"/>
    <w:rsid w:val="00F305D4"/>
    <w:rsid w:val="00F30F29"/>
    <w:rsid w:val="00F33FF5"/>
    <w:rsid w:val="00F344C2"/>
    <w:rsid w:val="00F37313"/>
    <w:rsid w:val="00F43CBF"/>
    <w:rsid w:val="00F47DCA"/>
    <w:rsid w:val="00F50FB5"/>
    <w:rsid w:val="00F5195F"/>
    <w:rsid w:val="00F521B5"/>
    <w:rsid w:val="00F53663"/>
    <w:rsid w:val="00F53C7F"/>
    <w:rsid w:val="00F56AC6"/>
    <w:rsid w:val="00F60188"/>
    <w:rsid w:val="00F67301"/>
    <w:rsid w:val="00F73476"/>
    <w:rsid w:val="00F74651"/>
    <w:rsid w:val="00F772A0"/>
    <w:rsid w:val="00F8099B"/>
    <w:rsid w:val="00F811FA"/>
    <w:rsid w:val="00F90C39"/>
    <w:rsid w:val="00F933DD"/>
    <w:rsid w:val="00F96EF6"/>
    <w:rsid w:val="00F97E01"/>
    <w:rsid w:val="00FA055D"/>
    <w:rsid w:val="00FA419F"/>
    <w:rsid w:val="00FA4220"/>
    <w:rsid w:val="00FA44BB"/>
    <w:rsid w:val="00FA4DDF"/>
    <w:rsid w:val="00FA5BF1"/>
    <w:rsid w:val="00FA61A9"/>
    <w:rsid w:val="00FA61BE"/>
    <w:rsid w:val="00FA705F"/>
    <w:rsid w:val="00FB1083"/>
    <w:rsid w:val="00FB6585"/>
    <w:rsid w:val="00FB7A83"/>
    <w:rsid w:val="00FC2B7D"/>
    <w:rsid w:val="00FC2F1A"/>
    <w:rsid w:val="00FC3AE3"/>
    <w:rsid w:val="00FC466F"/>
    <w:rsid w:val="00FC5C0E"/>
    <w:rsid w:val="00FD2784"/>
    <w:rsid w:val="00FD29AD"/>
    <w:rsid w:val="00FD4E86"/>
    <w:rsid w:val="00FD4F73"/>
    <w:rsid w:val="00FD6A58"/>
    <w:rsid w:val="00FD746A"/>
    <w:rsid w:val="00FE0AA7"/>
    <w:rsid w:val="00FE3BA0"/>
    <w:rsid w:val="00FE4F7F"/>
    <w:rsid w:val="00FE5C1E"/>
    <w:rsid w:val="00FE5EAC"/>
    <w:rsid w:val="00FE61AB"/>
    <w:rsid w:val="00FE62B1"/>
    <w:rsid w:val="00FE6CA2"/>
    <w:rsid w:val="00FF35ED"/>
    <w:rsid w:val="00FF5CC0"/>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3479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2EF21-F0D0-CD46-8260-C29442ECD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13</Pages>
  <Words>20321</Words>
  <Characters>115830</Characters>
  <Application>Microsoft Macintosh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135880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Bruno</dc:creator>
  <cp:keywords/>
  <dc:description/>
  <cp:lastModifiedBy>John Bruno</cp:lastModifiedBy>
  <cp:revision>60</cp:revision>
  <cp:lastPrinted>2017-04-26T15:12:00Z</cp:lastPrinted>
  <dcterms:created xsi:type="dcterms:W3CDTF">2017-03-17T14:52:00Z</dcterms:created>
  <dcterms:modified xsi:type="dcterms:W3CDTF">2017-06-23T12:57:00Z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ies>
</file>